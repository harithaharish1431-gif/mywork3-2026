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C565" w14:textId="51593B9C" w:rsidR="005938FE" w:rsidRDefault="005938FE" w:rsidP="007E7ECA">
      <w:pPr>
        <w:jc w:val="center"/>
        <w:rPr>
          <w:color w:val="0B769F" w:themeColor="accent4" w:themeShade="BF"/>
          <w:sz w:val="32"/>
          <w:szCs w:val="32"/>
        </w:rPr>
      </w:pPr>
      <w:proofErr w:type="gramStart"/>
      <w:r w:rsidRPr="00396509">
        <w:rPr>
          <w:color w:val="0B769F" w:themeColor="accent4" w:themeShade="BF"/>
          <w:sz w:val="32"/>
          <w:szCs w:val="32"/>
        </w:rPr>
        <w:t>MODULE</w:t>
      </w:r>
      <w:r w:rsidR="007E7ECA" w:rsidRPr="00396509">
        <w:rPr>
          <w:color w:val="0B769F" w:themeColor="accent4" w:themeShade="BF"/>
          <w:sz w:val="32"/>
          <w:szCs w:val="32"/>
        </w:rPr>
        <w:t xml:space="preserve"> </w:t>
      </w:r>
      <w:r w:rsidRPr="00396509">
        <w:rPr>
          <w:color w:val="0B769F" w:themeColor="accent4" w:themeShade="BF"/>
          <w:sz w:val="32"/>
          <w:szCs w:val="32"/>
        </w:rPr>
        <w:t xml:space="preserve"> END</w:t>
      </w:r>
      <w:proofErr w:type="gramEnd"/>
      <w:r w:rsidR="007E7ECA" w:rsidRPr="00396509">
        <w:rPr>
          <w:color w:val="0B769F" w:themeColor="accent4" w:themeShade="BF"/>
          <w:sz w:val="32"/>
          <w:szCs w:val="32"/>
        </w:rPr>
        <w:t xml:space="preserve"> </w:t>
      </w:r>
      <w:r w:rsidRPr="00396509">
        <w:rPr>
          <w:color w:val="0B769F" w:themeColor="accent4" w:themeShade="BF"/>
          <w:sz w:val="32"/>
          <w:szCs w:val="32"/>
        </w:rPr>
        <w:t xml:space="preserve"> ASSIGN</w:t>
      </w:r>
      <w:r w:rsidR="002A46DC" w:rsidRPr="00396509">
        <w:rPr>
          <w:color w:val="0B769F" w:themeColor="accent4" w:themeShade="BF"/>
          <w:sz w:val="32"/>
          <w:szCs w:val="32"/>
        </w:rPr>
        <w:t>MENT</w:t>
      </w:r>
      <w:ins w:id="0" w:author="Microsoft Word" w:date="2026-09-04T05:54:00Z" w16du:dateUtc="2026-09-04T00:24:00Z">
        <w:r w:rsidR="003C3A7A" w:rsidRPr="00396509">
          <w:rPr>
            <w:color w:val="0B769F" w:themeColor="accent4" w:themeShade="BF"/>
            <w:sz w:val="32"/>
            <w:szCs w:val="32"/>
          </w:rPr>
          <w:t>:</w:t>
        </w:r>
      </w:ins>
    </w:p>
    <w:p w14:paraId="40FAEC8C" w14:textId="77777777" w:rsidR="00266B63" w:rsidRDefault="00266B63" w:rsidP="007E7ECA">
      <w:pPr>
        <w:jc w:val="center"/>
        <w:rPr>
          <w:color w:val="0B769F" w:themeColor="accent4" w:themeShade="BF"/>
          <w:sz w:val="32"/>
          <w:szCs w:val="32"/>
        </w:rPr>
      </w:pPr>
    </w:p>
    <w:p w14:paraId="673DA500" w14:textId="3566E8E5" w:rsidR="00396509" w:rsidRDefault="0087510E" w:rsidP="007E7ECA">
      <w:pPr>
        <w:jc w:val="center"/>
        <w:rPr>
          <w:b/>
          <w:color w:val="808080" w:themeColor="background1" w:themeShade="80"/>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7510E">
        <w:rPr>
          <w:b/>
          <w:color w:val="808080" w:themeColor="background1" w:themeShade="80"/>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Cleaning, Analysis &amp; Visualization with Excel</w:t>
      </w:r>
    </w:p>
    <w:p w14:paraId="2032ADD8" w14:textId="77777777" w:rsidR="003C3A7A" w:rsidRPr="007E7ECA" w:rsidRDefault="003C3A7A" w:rsidP="007E7ECA">
      <w:pPr>
        <w:jc w:val="center"/>
        <w:rPr>
          <w:sz w:val="32"/>
          <w:szCs w:val="32"/>
        </w:rPr>
      </w:pPr>
    </w:p>
    <w:p w14:paraId="14355039" w14:textId="77777777" w:rsidR="005938FE" w:rsidRDefault="005938FE" w:rsidP="00440000"/>
    <w:p w14:paraId="02BA6BF4" w14:textId="77777777" w:rsidR="005938FE" w:rsidRDefault="005938FE" w:rsidP="00440000"/>
    <w:p w14:paraId="7210373E" w14:textId="2ED37790" w:rsidR="00567579" w:rsidRDefault="00567579" w:rsidP="00567579">
      <w:pPr>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567579">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w:t>
      </w:r>
      <w:r w:rsidR="00BF35FB">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67579">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00BF35FB">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67579">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HARITHA HARI</w:t>
      </w:r>
    </w:p>
    <w:p w14:paraId="4D555F0E" w14:textId="7A28CE47" w:rsidR="00BF35FB" w:rsidRPr="00567579" w:rsidRDefault="00BF35FB" w:rsidP="00567579">
      <w:pPr>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r w:rsidRPr="00BF35FB">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atch</w:t>
      </w:r>
      <w:r>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r w:rsidRPr="00BF35FB">
        <w:rPr>
          <w:b/>
          <w:color w:val="3A7C22" w:themeColor="accent6" w:themeShade="BF"/>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-DA69</w:t>
      </w:r>
    </w:p>
    <w:p w14:paraId="63FF2381" w14:textId="77777777" w:rsidR="005938FE" w:rsidRDefault="005938FE" w:rsidP="00440000"/>
    <w:p w14:paraId="3E6227B0" w14:textId="77777777" w:rsidR="005938FE" w:rsidRDefault="005938FE" w:rsidP="00440000"/>
    <w:p w14:paraId="52C23A3C" w14:textId="77777777" w:rsidR="005938FE" w:rsidRDefault="005938FE" w:rsidP="00440000"/>
    <w:p w14:paraId="57EDA5C1" w14:textId="77777777" w:rsidR="005938FE" w:rsidRDefault="005938FE" w:rsidP="00440000"/>
    <w:p w14:paraId="43C7316A" w14:textId="77777777" w:rsidR="005938FE" w:rsidRDefault="005938FE" w:rsidP="00440000"/>
    <w:p w14:paraId="3D9E3C6B" w14:textId="77777777" w:rsidR="00BF35FB" w:rsidRDefault="00BF35FB" w:rsidP="00440000"/>
    <w:p w14:paraId="37452789" w14:textId="77777777" w:rsidR="00BF35FB" w:rsidRDefault="00BF35FB" w:rsidP="00440000"/>
    <w:p w14:paraId="771D0A34" w14:textId="7AB5D460" w:rsidR="00BF35FB" w:rsidRPr="00266B63" w:rsidRDefault="00266B63" w:rsidP="00440000">
      <w:pPr>
        <w:rPr>
          <w:b/>
          <w:bCs/>
          <w:sz w:val="28"/>
          <w:szCs w:val="28"/>
        </w:rPr>
      </w:pPr>
      <w:r w:rsidRPr="00266B63">
        <w:rPr>
          <w:b/>
          <w:bCs/>
          <w:sz w:val="28"/>
          <w:szCs w:val="28"/>
        </w:rPr>
        <w:lastRenderedPageBreak/>
        <w:t>QUESTION AND EXPANATIONS WITH SCREENSHOT</w:t>
      </w:r>
    </w:p>
    <w:p w14:paraId="642AC2F0" w14:textId="77777777" w:rsidR="00380B7F" w:rsidRPr="00380B7F" w:rsidRDefault="00380B7F" w:rsidP="00380B7F">
      <w:pPr>
        <w:numPr>
          <w:ilvl w:val="0"/>
          <w:numId w:val="1"/>
        </w:numPr>
        <w:rPr>
          <w:lang w:val="en"/>
        </w:rPr>
      </w:pPr>
      <w:r w:rsidRPr="00380B7F">
        <w:rPr>
          <w:lang w:val="en"/>
        </w:rPr>
        <w:t>Data entry, import, and basic organization using tables</w:t>
      </w:r>
    </w:p>
    <w:p w14:paraId="715FA0F3" w14:textId="77777777" w:rsidR="00BF35FB" w:rsidRDefault="00BF35FB" w:rsidP="00440000"/>
    <w:p w14:paraId="70083CA4" w14:textId="77777777" w:rsidR="00AF2979" w:rsidRDefault="00380B7F" w:rsidP="00440000">
      <w:proofErr w:type="gramStart"/>
      <w:r>
        <w:t>ANS :</w:t>
      </w:r>
      <w:proofErr w:type="gramEnd"/>
      <w:r>
        <w:t>--</w:t>
      </w:r>
    </w:p>
    <w:p w14:paraId="63396C5D" w14:textId="30B93967" w:rsidR="00380B7F" w:rsidRDefault="00380B7F" w:rsidP="00AF2979">
      <w:pPr>
        <w:ind w:firstLine="720"/>
      </w:pPr>
      <w:r>
        <w:t xml:space="preserve"> </w:t>
      </w:r>
      <w:r w:rsidRPr="00440000">
        <w:t>To bring a dataset from GitHub into Excel</w:t>
      </w:r>
      <w:r w:rsidR="00AF2979">
        <w:t>, First locate the repo</w:t>
      </w:r>
      <w:r w:rsidR="00916437">
        <w:t xml:space="preserve">sitory containing the dataset and open the raw file. </w:t>
      </w:r>
      <w:r w:rsidR="002E134B">
        <w:t xml:space="preserve">Then download the </w:t>
      </w:r>
      <w:proofErr w:type="gramStart"/>
      <w:r w:rsidR="002E134B">
        <w:t xml:space="preserve">file </w:t>
      </w:r>
      <w:r w:rsidR="00E61B62">
        <w:t>.</w:t>
      </w:r>
      <w:proofErr w:type="gramEnd"/>
    </w:p>
    <w:p w14:paraId="2A15B0EF" w14:textId="613F0009" w:rsidR="00E61B62" w:rsidRDefault="00E61B62" w:rsidP="00AF2979">
      <w:pPr>
        <w:ind w:firstLine="720"/>
      </w:pPr>
      <w:r>
        <w:t xml:space="preserve">In excel go to </w:t>
      </w:r>
      <w:r w:rsidR="002C0B70">
        <w:t xml:space="preserve">Data </w:t>
      </w:r>
      <w:r w:rsidR="002C0B70">
        <w:sym w:font="Wingdings" w:char="F0E0"/>
      </w:r>
      <w:r w:rsidR="002C0B70">
        <w:t xml:space="preserve"> </w:t>
      </w:r>
      <w:r>
        <w:t xml:space="preserve">Get data </w:t>
      </w:r>
      <w:r w:rsidR="002C0B70">
        <w:sym w:font="Wingdings" w:char="F0E0"/>
      </w:r>
      <w:r w:rsidR="002C0B70">
        <w:t xml:space="preserve">  </w:t>
      </w:r>
      <w:r w:rsidR="00AD38E1">
        <w:t xml:space="preserve">Form File </w:t>
      </w:r>
      <w:r w:rsidR="00AD38E1">
        <w:sym w:font="Wingdings" w:char="F0E0"/>
      </w:r>
      <w:r w:rsidR="00AD38E1">
        <w:t xml:space="preserve"> Form</w:t>
      </w:r>
      <w:r w:rsidR="00F86591">
        <w:t xml:space="preserve"> Text/</w:t>
      </w:r>
      <w:proofErr w:type="gramStart"/>
      <w:r w:rsidR="00F86591">
        <w:t>CSV  and</w:t>
      </w:r>
      <w:proofErr w:type="gramEnd"/>
      <w:r w:rsidR="00F86591">
        <w:t xml:space="preserve"> select the corresponding downloaded dataset</w:t>
      </w:r>
      <w:r w:rsidR="00326224">
        <w:t>.</w:t>
      </w:r>
    </w:p>
    <w:p w14:paraId="005560FA" w14:textId="5F11BB47" w:rsidR="00380B7F" w:rsidRDefault="00326224" w:rsidP="00266B63">
      <w:pPr>
        <w:ind w:firstLine="720"/>
      </w:pPr>
      <w:r>
        <w:t xml:space="preserve">To create </w:t>
      </w:r>
      <w:proofErr w:type="gramStart"/>
      <w:r>
        <w:t>table</w:t>
      </w:r>
      <w:proofErr w:type="gramEnd"/>
      <w:r>
        <w:t xml:space="preserve"> </w:t>
      </w:r>
      <w:r w:rsidR="00266B63">
        <w:t xml:space="preserve">go to Insert </w:t>
      </w:r>
      <w:r w:rsidR="00266B63">
        <w:sym w:font="Wingdings" w:char="F0E0"/>
      </w:r>
      <w:r w:rsidR="00266B63">
        <w:t xml:space="preserve"> Table</w:t>
      </w:r>
      <w:r w:rsidR="00C95D57">
        <w:t xml:space="preserve">. From this table we can </w:t>
      </w:r>
      <w:proofErr w:type="gramStart"/>
      <w:r w:rsidR="00C95D57">
        <w:t>sort ,filter</w:t>
      </w:r>
      <w:proofErr w:type="gramEnd"/>
      <w:r w:rsidR="00C95D57">
        <w:t xml:space="preserve"> and </w:t>
      </w:r>
      <w:proofErr w:type="spellStart"/>
      <w:r w:rsidR="00C95D57">
        <w:t>analyze</w:t>
      </w:r>
      <w:proofErr w:type="spellEnd"/>
      <w:r w:rsidR="00C95D57">
        <w:t xml:space="preserve"> the </w:t>
      </w:r>
      <w:r w:rsidR="00A96EA9">
        <w:t xml:space="preserve">data </w:t>
      </w:r>
      <w:proofErr w:type="spellStart"/>
      <w:r w:rsidR="00A96EA9">
        <w:t>easly</w:t>
      </w:r>
      <w:proofErr w:type="spellEnd"/>
      <w:r w:rsidR="00A96EA9">
        <w:t>.</w:t>
      </w:r>
      <w:r w:rsidR="00266B63">
        <w:tab/>
      </w:r>
    </w:p>
    <w:p w14:paraId="4D1218E1" w14:textId="5A5CF779" w:rsidR="00BF35FB" w:rsidRDefault="00F241E1" w:rsidP="00086C89">
      <w:pPr>
        <w:ind w:left="720" w:firstLine="720"/>
      </w:pPr>
      <w:r w:rsidRPr="00F241E1">
        <w:rPr>
          <w:noProof/>
        </w:rPr>
        <w:drawing>
          <wp:inline distT="0" distB="0" distL="0" distR="0" wp14:anchorId="6CD2F85B" wp14:editId="7433B900">
            <wp:extent cx="3261360" cy="1783523"/>
            <wp:effectExtent l="0" t="0" r="0" b="7620"/>
            <wp:docPr id="70515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59787" name=""/>
                    <pic:cNvPicPr/>
                  </pic:nvPicPr>
                  <pic:blipFill>
                    <a:blip r:embed="rId7"/>
                    <a:stretch>
                      <a:fillRect/>
                    </a:stretch>
                  </pic:blipFill>
                  <pic:spPr>
                    <a:xfrm>
                      <a:off x="0" y="0"/>
                      <a:ext cx="3277765" cy="1792494"/>
                    </a:xfrm>
                    <a:prstGeom prst="rect">
                      <a:avLst/>
                    </a:prstGeom>
                  </pic:spPr>
                </pic:pic>
              </a:graphicData>
            </a:graphic>
          </wp:inline>
        </w:drawing>
      </w:r>
    </w:p>
    <w:p w14:paraId="56DA674C" w14:textId="77777777" w:rsidR="00AC578D" w:rsidRDefault="00F241E1" w:rsidP="00086C89">
      <w:pPr>
        <w:ind w:left="720" w:firstLine="720"/>
      </w:pPr>
      <w:r w:rsidRPr="00B71872">
        <w:rPr>
          <w:noProof/>
        </w:rPr>
        <w:drawing>
          <wp:inline distT="0" distB="0" distL="0" distR="0" wp14:anchorId="47592A6A" wp14:editId="01C8B12F">
            <wp:extent cx="3268980" cy="1671528"/>
            <wp:effectExtent l="0" t="0" r="7620" b="5080"/>
            <wp:docPr id="169315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81649" name=""/>
                    <pic:cNvPicPr/>
                  </pic:nvPicPr>
                  <pic:blipFill>
                    <a:blip r:embed="rId8"/>
                    <a:stretch>
                      <a:fillRect/>
                    </a:stretch>
                  </pic:blipFill>
                  <pic:spPr>
                    <a:xfrm>
                      <a:off x="0" y="0"/>
                      <a:ext cx="3286478" cy="1680475"/>
                    </a:xfrm>
                    <a:prstGeom prst="rect">
                      <a:avLst/>
                    </a:prstGeom>
                  </pic:spPr>
                </pic:pic>
              </a:graphicData>
            </a:graphic>
          </wp:inline>
        </w:drawing>
      </w:r>
    </w:p>
    <w:p w14:paraId="4ABAC627" w14:textId="232FCE0D" w:rsidR="001C7B8D" w:rsidRDefault="00AC578D" w:rsidP="00086C89">
      <w:pPr>
        <w:ind w:left="720" w:firstLine="720"/>
      </w:pPr>
      <w:r w:rsidRPr="00AC578D">
        <w:rPr>
          <w:noProof/>
        </w:rPr>
        <w:drawing>
          <wp:inline distT="0" distB="0" distL="0" distR="0" wp14:anchorId="65AA6669" wp14:editId="149AE8F5">
            <wp:extent cx="3307080" cy="2131695"/>
            <wp:effectExtent l="0" t="0" r="7620" b="1905"/>
            <wp:docPr id="131422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28570" name=""/>
                    <pic:cNvPicPr/>
                  </pic:nvPicPr>
                  <pic:blipFill>
                    <a:blip r:embed="rId9"/>
                    <a:stretch>
                      <a:fillRect/>
                    </a:stretch>
                  </pic:blipFill>
                  <pic:spPr>
                    <a:xfrm>
                      <a:off x="0" y="0"/>
                      <a:ext cx="3316838" cy="2137985"/>
                    </a:xfrm>
                    <a:prstGeom prst="rect">
                      <a:avLst/>
                    </a:prstGeom>
                  </pic:spPr>
                </pic:pic>
              </a:graphicData>
            </a:graphic>
          </wp:inline>
        </w:drawing>
      </w:r>
    </w:p>
    <w:p w14:paraId="02F0387B" w14:textId="7D4EA151" w:rsidR="0060672E" w:rsidRDefault="00FB47F0" w:rsidP="00086C89">
      <w:pPr>
        <w:ind w:left="720" w:firstLine="720"/>
      </w:pPr>
      <w:r w:rsidRPr="00FB47F0">
        <w:rPr>
          <w:noProof/>
        </w:rPr>
        <w:lastRenderedPageBreak/>
        <w:drawing>
          <wp:inline distT="0" distB="0" distL="0" distR="0" wp14:anchorId="409843B9" wp14:editId="5890AC69">
            <wp:extent cx="3916680" cy="1572986"/>
            <wp:effectExtent l="0" t="0" r="7620" b="8255"/>
            <wp:docPr id="158676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61195" name=""/>
                    <pic:cNvPicPr/>
                  </pic:nvPicPr>
                  <pic:blipFill>
                    <a:blip r:embed="rId10"/>
                    <a:stretch>
                      <a:fillRect/>
                    </a:stretch>
                  </pic:blipFill>
                  <pic:spPr>
                    <a:xfrm>
                      <a:off x="0" y="0"/>
                      <a:ext cx="3922716" cy="1575410"/>
                    </a:xfrm>
                    <a:prstGeom prst="rect">
                      <a:avLst/>
                    </a:prstGeom>
                  </pic:spPr>
                </pic:pic>
              </a:graphicData>
            </a:graphic>
          </wp:inline>
        </w:drawing>
      </w:r>
      <w:r w:rsidR="004B43EE">
        <w:tab/>
      </w:r>
    </w:p>
    <w:p w14:paraId="28EAEEC4" w14:textId="0EE2949A" w:rsidR="00761C75" w:rsidRDefault="00C74CC6" w:rsidP="00086C89">
      <w:pPr>
        <w:ind w:left="720" w:firstLine="720"/>
      </w:pPr>
      <w:r w:rsidRPr="00C74CC6">
        <w:rPr>
          <w:noProof/>
        </w:rPr>
        <w:drawing>
          <wp:inline distT="0" distB="0" distL="0" distR="0" wp14:anchorId="135398EA" wp14:editId="5E8883A8">
            <wp:extent cx="3869047" cy="1741714"/>
            <wp:effectExtent l="0" t="0" r="0" b="0"/>
            <wp:docPr id="70927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1856" name=""/>
                    <pic:cNvPicPr/>
                  </pic:nvPicPr>
                  <pic:blipFill>
                    <a:blip r:embed="rId11"/>
                    <a:stretch>
                      <a:fillRect/>
                    </a:stretch>
                  </pic:blipFill>
                  <pic:spPr>
                    <a:xfrm>
                      <a:off x="0" y="0"/>
                      <a:ext cx="3885995" cy="1749343"/>
                    </a:xfrm>
                    <a:prstGeom prst="rect">
                      <a:avLst/>
                    </a:prstGeom>
                  </pic:spPr>
                </pic:pic>
              </a:graphicData>
            </a:graphic>
          </wp:inline>
        </w:drawing>
      </w:r>
    </w:p>
    <w:p w14:paraId="6AC2EFFA" w14:textId="2C63CC00" w:rsidR="00E512D6" w:rsidRDefault="00E512D6" w:rsidP="00086C89">
      <w:pPr>
        <w:ind w:left="720" w:firstLine="720"/>
      </w:pPr>
      <w:r>
        <w:t>CREATE TABLE:</w:t>
      </w:r>
    </w:p>
    <w:p w14:paraId="1141BF16" w14:textId="60DC6EE4" w:rsidR="00E512D6" w:rsidRDefault="00ED30E3" w:rsidP="00086C89">
      <w:pPr>
        <w:ind w:left="720" w:firstLine="720"/>
      </w:pPr>
      <w:r w:rsidRPr="00ED30E3">
        <w:drawing>
          <wp:inline distT="0" distB="0" distL="0" distR="0" wp14:anchorId="0396FAAC" wp14:editId="6C70DB78">
            <wp:extent cx="3923030" cy="1872343"/>
            <wp:effectExtent l="0" t="0" r="1270" b="0"/>
            <wp:docPr id="144771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14428" name=""/>
                    <pic:cNvPicPr/>
                  </pic:nvPicPr>
                  <pic:blipFill>
                    <a:blip r:embed="rId12"/>
                    <a:stretch>
                      <a:fillRect/>
                    </a:stretch>
                  </pic:blipFill>
                  <pic:spPr>
                    <a:xfrm>
                      <a:off x="0" y="0"/>
                      <a:ext cx="3950883" cy="1885637"/>
                    </a:xfrm>
                    <a:prstGeom prst="rect">
                      <a:avLst/>
                    </a:prstGeom>
                  </pic:spPr>
                </pic:pic>
              </a:graphicData>
            </a:graphic>
          </wp:inline>
        </w:drawing>
      </w:r>
    </w:p>
    <w:p w14:paraId="44CC416A" w14:textId="0E972E49" w:rsidR="00ED30E3" w:rsidRDefault="000D1A2F" w:rsidP="00086C89">
      <w:pPr>
        <w:ind w:left="720" w:firstLine="720"/>
      </w:pPr>
      <w:r w:rsidRPr="000D1A2F">
        <w:drawing>
          <wp:inline distT="0" distB="0" distL="0" distR="0" wp14:anchorId="58D7513A" wp14:editId="6F229BB2">
            <wp:extent cx="4090942" cy="2090057"/>
            <wp:effectExtent l="0" t="0" r="5080" b="5715"/>
            <wp:docPr id="351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1809" name=""/>
                    <pic:cNvPicPr/>
                  </pic:nvPicPr>
                  <pic:blipFill>
                    <a:blip r:embed="rId13"/>
                    <a:stretch>
                      <a:fillRect/>
                    </a:stretch>
                  </pic:blipFill>
                  <pic:spPr>
                    <a:xfrm>
                      <a:off x="0" y="0"/>
                      <a:ext cx="4116353" cy="2103040"/>
                    </a:xfrm>
                    <a:prstGeom prst="rect">
                      <a:avLst/>
                    </a:prstGeom>
                  </pic:spPr>
                </pic:pic>
              </a:graphicData>
            </a:graphic>
          </wp:inline>
        </w:drawing>
      </w:r>
    </w:p>
    <w:p w14:paraId="24B8D097" w14:textId="22D2E775" w:rsidR="00435217" w:rsidRDefault="00435217" w:rsidP="00891BF5">
      <w:pPr>
        <w:ind w:left="720" w:firstLine="720"/>
      </w:pPr>
    </w:p>
    <w:p w14:paraId="30A16E0C" w14:textId="77777777" w:rsidR="00435217" w:rsidRDefault="00435217" w:rsidP="00DF282E">
      <w:pPr>
        <w:ind w:left="720"/>
      </w:pPr>
    </w:p>
    <w:p w14:paraId="5B9BFAF8" w14:textId="77777777" w:rsidR="002519B3" w:rsidRDefault="002519B3" w:rsidP="00DF282E">
      <w:pPr>
        <w:ind w:left="720"/>
      </w:pPr>
    </w:p>
    <w:p w14:paraId="5986EA2F" w14:textId="77777777" w:rsidR="002A673F" w:rsidRPr="002A673F" w:rsidRDefault="002A673F" w:rsidP="002A673F">
      <w:pPr>
        <w:numPr>
          <w:ilvl w:val="0"/>
          <w:numId w:val="1"/>
        </w:numPr>
        <w:rPr>
          <w:lang w:val="en"/>
        </w:rPr>
      </w:pPr>
      <w:r w:rsidRPr="002A673F">
        <w:rPr>
          <w:lang w:val="en"/>
        </w:rPr>
        <w:t>Data cleaning: find/remove duplicates, handle missing/inconsistent data, correct formatting errors, and validate data</w:t>
      </w:r>
    </w:p>
    <w:p w14:paraId="60C5991C" w14:textId="77777777" w:rsidR="00C34942" w:rsidRDefault="00C34942" w:rsidP="00440000"/>
    <w:p w14:paraId="153A9A1F" w14:textId="77777777" w:rsidR="002A673F" w:rsidRDefault="002A673F" w:rsidP="002A673F">
      <w:proofErr w:type="gramStart"/>
      <w:r>
        <w:t>ANS :</w:t>
      </w:r>
      <w:proofErr w:type="gramEnd"/>
      <w:r>
        <w:t>--</w:t>
      </w:r>
    </w:p>
    <w:p w14:paraId="4E00F16C" w14:textId="6248A2D0" w:rsidR="002A673F" w:rsidRDefault="002A673F" w:rsidP="00440000">
      <w:r>
        <w:tab/>
      </w:r>
    </w:p>
    <w:p w14:paraId="244AF58B" w14:textId="05127F8A" w:rsidR="002A673F" w:rsidRDefault="002A673F" w:rsidP="00440000">
      <w:r>
        <w:tab/>
      </w:r>
      <w:r w:rsidR="007779F7" w:rsidRPr="007779F7">
        <w:t>Remove Duplicates</w:t>
      </w:r>
      <w:r w:rsidR="007779F7">
        <w:t>:</w:t>
      </w:r>
    </w:p>
    <w:p w14:paraId="2C2E5BF2" w14:textId="7686FA41" w:rsidR="008F5558" w:rsidRDefault="008F5558" w:rsidP="00440000">
      <w:r>
        <w:tab/>
        <w:t xml:space="preserve">The editing is done by the power query </w:t>
      </w:r>
      <w:proofErr w:type="gramStart"/>
      <w:r>
        <w:t>editor,</w:t>
      </w:r>
      <w:proofErr w:type="gramEnd"/>
      <w:r>
        <w:t xml:space="preserve"> this will handle a large set of data.</w:t>
      </w:r>
    </w:p>
    <w:p w14:paraId="5099B355" w14:textId="245CE2CB" w:rsidR="007779F7" w:rsidRDefault="007779F7" w:rsidP="00440000">
      <w:r>
        <w:tab/>
      </w:r>
      <w:proofErr w:type="gramStart"/>
      <w:r w:rsidR="004B42ED">
        <w:t>Firstly</w:t>
      </w:r>
      <w:proofErr w:type="gramEnd"/>
      <w:r w:rsidR="004B42ED">
        <w:t xml:space="preserve"> select the data </w:t>
      </w:r>
      <w:proofErr w:type="gramStart"/>
      <w:r w:rsidR="004B42ED">
        <w:t>range  and</w:t>
      </w:r>
      <w:proofErr w:type="gramEnd"/>
      <w:r w:rsidR="004B42ED">
        <w:t xml:space="preserve"> the go to </w:t>
      </w:r>
      <w:r w:rsidR="00B75426">
        <w:t xml:space="preserve">Home </w:t>
      </w:r>
      <w:r w:rsidR="004B42ED">
        <w:t xml:space="preserve"> </w:t>
      </w:r>
      <w:r w:rsidR="004B42ED">
        <w:sym w:font="Wingdings" w:char="F0E0"/>
      </w:r>
      <w:r w:rsidR="004B42ED">
        <w:t xml:space="preserve"> Remove </w:t>
      </w:r>
      <w:proofErr w:type="spellStart"/>
      <w:r w:rsidR="00683B8D">
        <w:t>raws</w:t>
      </w:r>
      <w:proofErr w:type="spellEnd"/>
      <w:r w:rsidR="00683B8D">
        <w:t xml:space="preserve"> </w:t>
      </w:r>
      <w:r w:rsidR="00683B8D">
        <w:sym w:font="Wingdings" w:char="F0E0"/>
      </w:r>
      <w:r w:rsidR="00683B8D">
        <w:t xml:space="preserve"> Remove    Duplicates.</w:t>
      </w:r>
    </w:p>
    <w:p w14:paraId="484159B5" w14:textId="5A60E2E9" w:rsidR="00B12161" w:rsidRDefault="00B12161" w:rsidP="00440000">
      <w:r>
        <w:t xml:space="preserve">This will clear </w:t>
      </w:r>
      <w:r w:rsidR="00425962">
        <w:t xml:space="preserve">or delete </w:t>
      </w:r>
      <w:r>
        <w:t>all the duplicate data found inside the dataset</w:t>
      </w:r>
      <w:r w:rsidR="00506862">
        <w:t>.</w:t>
      </w:r>
    </w:p>
    <w:p w14:paraId="21E6E5ED" w14:textId="4BF02B38" w:rsidR="00683B8D" w:rsidRDefault="00683B8D" w:rsidP="00022AE3">
      <w:pPr>
        <w:ind w:left="720" w:firstLine="720"/>
      </w:pPr>
    </w:p>
    <w:p w14:paraId="17DA79FC" w14:textId="6D41A0A0" w:rsidR="0021509E" w:rsidRDefault="00B426E3" w:rsidP="00440000">
      <w:r>
        <w:t xml:space="preserve"> </w:t>
      </w:r>
      <w:r w:rsidR="00022AE3">
        <w:tab/>
      </w:r>
      <w:r>
        <w:tab/>
      </w:r>
    </w:p>
    <w:p w14:paraId="6B9A5262" w14:textId="1B8CDA0E" w:rsidR="00CC3588" w:rsidRDefault="00056830" w:rsidP="00EA729D">
      <w:pPr>
        <w:ind w:left="720" w:firstLine="720"/>
      </w:pPr>
      <w:r w:rsidRPr="00891BF5">
        <w:rPr>
          <w:noProof/>
        </w:rPr>
        <w:drawing>
          <wp:inline distT="0" distB="0" distL="0" distR="0" wp14:anchorId="0595F8F2" wp14:editId="2DD64721">
            <wp:extent cx="3817620" cy="1905000"/>
            <wp:effectExtent l="0" t="0" r="0" b="0"/>
            <wp:docPr id="47380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4003" name=""/>
                    <pic:cNvPicPr/>
                  </pic:nvPicPr>
                  <pic:blipFill>
                    <a:blip r:embed="rId14"/>
                    <a:stretch>
                      <a:fillRect/>
                    </a:stretch>
                  </pic:blipFill>
                  <pic:spPr>
                    <a:xfrm>
                      <a:off x="0" y="0"/>
                      <a:ext cx="3817620" cy="1905000"/>
                    </a:xfrm>
                    <a:prstGeom prst="rect">
                      <a:avLst/>
                    </a:prstGeom>
                  </pic:spPr>
                </pic:pic>
              </a:graphicData>
            </a:graphic>
          </wp:inline>
        </w:drawing>
      </w:r>
    </w:p>
    <w:p w14:paraId="38FB8A83" w14:textId="77777777" w:rsidR="00B1511B" w:rsidRDefault="00B1511B" w:rsidP="00EA729D">
      <w:pPr>
        <w:ind w:left="720" w:firstLine="720"/>
      </w:pPr>
    </w:p>
    <w:p w14:paraId="312E4F64" w14:textId="3DB36055" w:rsidR="00B1511B" w:rsidRDefault="00B1511B" w:rsidP="00EA729D">
      <w:pPr>
        <w:ind w:left="720" w:firstLine="720"/>
      </w:pPr>
      <w:r>
        <w:t>Loaded data</w:t>
      </w:r>
    </w:p>
    <w:p w14:paraId="59A69B2B" w14:textId="7C4BC7CD" w:rsidR="00454A6F" w:rsidRDefault="00B1511B" w:rsidP="00C05525">
      <w:pPr>
        <w:ind w:left="720" w:firstLine="720"/>
      </w:pPr>
      <w:r w:rsidRPr="00B1511B">
        <w:rPr>
          <w:noProof/>
        </w:rPr>
        <w:drawing>
          <wp:inline distT="0" distB="0" distL="0" distR="0" wp14:anchorId="0447C4FA" wp14:editId="60DBBE7E">
            <wp:extent cx="4008120" cy="2080260"/>
            <wp:effectExtent l="0" t="0" r="0" b="0"/>
            <wp:docPr id="52541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13646" name=""/>
                    <pic:cNvPicPr/>
                  </pic:nvPicPr>
                  <pic:blipFill>
                    <a:blip r:embed="rId15"/>
                    <a:stretch>
                      <a:fillRect/>
                    </a:stretch>
                  </pic:blipFill>
                  <pic:spPr>
                    <a:xfrm>
                      <a:off x="0" y="0"/>
                      <a:ext cx="4008120" cy="2080260"/>
                    </a:xfrm>
                    <a:prstGeom prst="rect">
                      <a:avLst/>
                    </a:prstGeom>
                  </pic:spPr>
                </pic:pic>
              </a:graphicData>
            </a:graphic>
          </wp:inline>
        </w:drawing>
      </w:r>
    </w:p>
    <w:p w14:paraId="3EE64E83" w14:textId="369891D1" w:rsidR="00695090" w:rsidRDefault="00695090" w:rsidP="00440000"/>
    <w:p w14:paraId="52AE88D6" w14:textId="325303CF" w:rsidR="00683211" w:rsidRDefault="00506862" w:rsidP="00440000">
      <w:r>
        <w:t xml:space="preserve">If </w:t>
      </w:r>
      <w:r w:rsidR="00EA125A">
        <w:t xml:space="preserve">the given </w:t>
      </w:r>
      <w:r>
        <w:t xml:space="preserve">data is </w:t>
      </w:r>
      <w:proofErr w:type="gramStart"/>
      <w:r>
        <w:t>inconsistent ,</w:t>
      </w:r>
      <w:proofErr w:type="gramEnd"/>
      <w:r>
        <w:t xml:space="preserve"> we will make it into a structured manner and </w:t>
      </w:r>
      <w:r w:rsidR="00EA125A">
        <w:t>i</w:t>
      </w:r>
      <w:r w:rsidR="000B7F27">
        <w:t xml:space="preserve">f there are empty </w:t>
      </w:r>
      <w:proofErr w:type="gramStart"/>
      <w:r w:rsidR="000B7F27">
        <w:t>columns</w:t>
      </w:r>
      <w:r w:rsidR="00BA6EEB">
        <w:t xml:space="preserve">, </w:t>
      </w:r>
      <w:r w:rsidR="000B7F27">
        <w:t xml:space="preserve"> null</w:t>
      </w:r>
      <w:proofErr w:type="gramEnd"/>
      <w:r w:rsidR="000B7F27">
        <w:t xml:space="preserve"> value</w:t>
      </w:r>
      <w:r w:rsidR="00BA6EEB">
        <w:t xml:space="preserve"> or missing </w:t>
      </w:r>
      <w:proofErr w:type="gramStart"/>
      <w:r w:rsidR="00BA6EEB">
        <w:t>value ,</w:t>
      </w:r>
      <w:proofErr w:type="gramEnd"/>
      <w:r w:rsidR="00BA6EEB">
        <w:t xml:space="preserve"> we can find them and delete</w:t>
      </w:r>
      <w:r w:rsidR="00EA125A">
        <w:t xml:space="preserve">. </w:t>
      </w:r>
      <w:r w:rsidR="0079309B">
        <w:t xml:space="preserve"> But deleting null values is only possible for small data set. If the data set is large then we cannot delete them, instead fill them </w:t>
      </w:r>
      <w:r w:rsidR="00EB69BD">
        <w:t xml:space="preserve">or impute them </w:t>
      </w:r>
      <w:r w:rsidR="0079309B">
        <w:t xml:space="preserve">with </w:t>
      </w:r>
      <w:r w:rsidR="0057075D">
        <w:t>mean or median if it is numerical value.</w:t>
      </w:r>
    </w:p>
    <w:p w14:paraId="063D7227" w14:textId="5F7701DD" w:rsidR="0057075D" w:rsidRDefault="0057075D" w:rsidP="00440000">
      <w:r>
        <w:tab/>
      </w:r>
      <w:r w:rsidR="005363C2">
        <w:t xml:space="preserve">Suppose the data range </w:t>
      </w:r>
      <w:proofErr w:type="gramStart"/>
      <w:r w:rsidR="005363C2">
        <w:t>is  1</w:t>
      </w:r>
      <w:proofErr w:type="gramEnd"/>
      <w:r w:rsidR="005363C2">
        <w:t xml:space="preserve">,2,5,100,180 then </w:t>
      </w:r>
      <w:r w:rsidR="005363C2" w:rsidRPr="005363C2">
        <w:rPr>
          <w:highlight w:val="yellow"/>
        </w:rPr>
        <w:t xml:space="preserve">100 &amp; </w:t>
      </w:r>
      <w:proofErr w:type="gramStart"/>
      <w:r w:rsidR="005363C2" w:rsidRPr="005363C2">
        <w:rPr>
          <w:highlight w:val="yellow"/>
        </w:rPr>
        <w:t>180</w:t>
      </w:r>
      <w:r w:rsidR="005363C2">
        <w:t xml:space="preserve">  both</w:t>
      </w:r>
      <w:proofErr w:type="gramEnd"/>
      <w:r w:rsidR="005363C2">
        <w:t xml:space="preserve"> are </w:t>
      </w:r>
      <w:r w:rsidR="002A501D">
        <w:t>outliers.</w:t>
      </w:r>
    </w:p>
    <w:p w14:paraId="61D4C3D7" w14:textId="119740ED" w:rsidR="002A501D" w:rsidRDefault="002A501D" w:rsidP="00440000">
      <w:r>
        <w:t xml:space="preserve">Then we will use </w:t>
      </w:r>
      <w:r w:rsidRPr="00445B05">
        <w:rPr>
          <w:highlight w:val="green"/>
        </w:rPr>
        <w:t>Median</w:t>
      </w:r>
      <w:r>
        <w:t xml:space="preserve"> as the imputation </w:t>
      </w:r>
      <w:r w:rsidR="00445B05">
        <w:t>method.</w:t>
      </w:r>
      <w:r w:rsidR="0033743C">
        <w:t xml:space="preserve"> If there </w:t>
      </w:r>
      <w:proofErr w:type="gramStart"/>
      <w:r w:rsidR="0033743C">
        <w:t>is</w:t>
      </w:r>
      <w:proofErr w:type="gramEnd"/>
      <w:r w:rsidR="0033743C">
        <w:t xml:space="preserve"> no such outliers then we will use </w:t>
      </w:r>
      <w:r w:rsidR="00745E2C" w:rsidRPr="00745E2C">
        <w:rPr>
          <w:highlight w:val="green"/>
        </w:rPr>
        <w:t xml:space="preserve">Mean / </w:t>
      </w:r>
      <w:proofErr w:type="gramStart"/>
      <w:r w:rsidR="00745E2C" w:rsidRPr="00745E2C">
        <w:rPr>
          <w:highlight w:val="green"/>
        </w:rPr>
        <w:t>Average</w:t>
      </w:r>
      <w:r w:rsidR="00745E2C">
        <w:t xml:space="preserve">  as</w:t>
      </w:r>
      <w:proofErr w:type="gramEnd"/>
      <w:r w:rsidR="00745E2C">
        <w:t xml:space="preserve"> the corresponding imputation method.</w:t>
      </w:r>
    </w:p>
    <w:p w14:paraId="46AF7074" w14:textId="1A3068A3" w:rsidR="008E4635" w:rsidRDefault="00E74233" w:rsidP="00440000">
      <w:r>
        <w:tab/>
        <w:t xml:space="preserve">If the data is a categorical </w:t>
      </w:r>
      <w:r w:rsidR="00B6218B">
        <w:t xml:space="preserve">column the we can use </w:t>
      </w:r>
      <w:r w:rsidR="00B6218B" w:rsidRPr="00B6218B">
        <w:rPr>
          <w:highlight w:val="green"/>
        </w:rPr>
        <w:t>Mode</w:t>
      </w:r>
      <w:r w:rsidR="00B6218B">
        <w:t xml:space="preserve"> as the imputation method.</w:t>
      </w:r>
      <w:r w:rsidR="004B2E48">
        <w:t xml:space="preserve"> Or else we will fill with a fixed value if it is known</w:t>
      </w:r>
      <w:r w:rsidR="00855A62">
        <w:t xml:space="preserve"> (Mostly possible for small data set).</w:t>
      </w:r>
      <w:r w:rsidR="008E4635">
        <w:t xml:space="preserve"> If the data </w:t>
      </w:r>
      <w:proofErr w:type="gramStart"/>
      <w:r w:rsidR="008E4635">
        <w:t xml:space="preserve">is </w:t>
      </w:r>
      <w:r w:rsidR="000A6A6D">
        <w:t>not belongs</w:t>
      </w:r>
      <w:proofErr w:type="gramEnd"/>
      <w:r w:rsidR="000A6A6D">
        <w:t xml:space="preserve"> to the above mentioned </w:t>
      </w:r>
      <w:proofErr w:type="gramStart"/>
      <w:r w:rsidR="00635EC9">
        <w:t>type</w:t>
      </w:r>
      <w:proofErr w:type="gramEnd"/>
      <w:r w:rsidR="00635EC9">
        <w:t xml:space="preserve"> then fill them with fixed words such as “Unknown”</w:t>
      </w:r>
      <w:r w:rsidR="0009512B">
        <w:t xml:space="preserve">, “NULL” </w:t>
      </w:r>
      <w:proofErr w:type="gramStart"/>
      <w:r w:rsidR="0009512B">
        <w:t>etc..</w:t>
      </w:r>
      <w:proofErr w:type="gramEnd"/>
    </w:p>
    <w:p w14:paraId="627D99D2" w14:textId="77777777" w:rsidR="0009512B" w:rsidRDefault="0009512B" w:rsidP="00440000"/>
    <w:p w14:paraId="70C959D1" w14:textId="3B490E20" w:rsidR="0004470C" w:rsidRDefault="0004470C" w:rsidP="00440000">
      <w:r>
        <w:tab/>
        <w:t>In order to find inconsist</w:t>
      </w:r>
      <w:r w:rsidR="00740E73">
        <w:t xml:space="preserve">ency in a dataset we will use the technique called </w:t>
      </w:r>
      <w:r w:rsidR="00740E73" w:rsidRPr="00740E73">
        <w:rPr>
          <w:highlight w:val="green"/>
        </w:rPr>
        <w:t>Find &amp; Replace</w:t>
      </w:r>
      <w:r w:rsidR="00740E73">
        <w:t xml:space="preserve">. </w:t>
      </w:r>
    </w:p>
    <w:p w14:paraId="2431C19D" w14:textId="3109D10E" w:rsidR="00780608" w:rsidRDefault="000C07DD" w:rsidP="00440000">
      <w:r>
        <w:t xml:space="preserve">Select the data then go </w:t>
      </w:r>
      <w:proofErr w:type="gramStart"/>
      <w:r>
        <w:t xml:space="preserve">to  </w:t>
      </w:r>
      <w:r w:rsidR="00780608">
        <w:t>Home</w:t>
      </w:r>
      <w:proofErr w:type="gramEnd"/>
      <w:r w:rsidR="00780608">
        <w:t xml:space="preserve"> </w:t>
      </w:r>
      <w:r w:rsidR="00780608">
        <w:sym w:font="Wingdings" w:char="F0E0"/>
      </w:r>
      <w:r w:rsidR="00780608">
        <w:t xml:space="preserve"> </w:t>
      </w:r>
      <w:r w:rsidR="003B4D96">
        <w:t xml:space="preserve">Editing </w:t>
      </w:r>
      <w:r w:rsidR="003B4D96">
        <w:sym w:font="Wingdings" w:char="F0E0"/>
      </w:r>
      <w:r w:rsidR="003B4D96">
        <w:t xml:space="preserve"> Find &amp; Replace.</w:t>
      </w:r>
    </w:p>
    <w:p w14:paraId="410F0480" w14:textId="77777777" w:rsidR="00E2525C" w:rsidRDefault="00E2525C" w:rsidP="00440000"/>
    <w:p w14:paraId="5E0F82C0" w14:textId="77777777" w:rsidR="00E2525C" w:rsidRDefault="00E2525C" w:rsidP="00440000"/>
    <w:p w14:paraId="52A125E7" w14:textId="5ED7C567" w:rsidR="000C07DD" w:rsidRDefault="006455F2" w:rsidP="00440000">
      <w:r w:rsidRPr="006455F2">
        <w:rPr>
          <w:noProof/>
        </w:rPr>
        <w:drawing>
          <wp:inline distT="0" distB="0" distL="0" distR="0" wp14:anchorId="16BCE3DA" wp14:editId="350D0861">
            <wp:extent cx="4739640" cy="2813957"/>
            <wp:effectExtent l="0" t="0" r="3810" b="5715"/>
            <wp:docPr id="212776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8725" name=""/>
                    <pic:cNvPicPr/>
                  </pic:nvPicPr>
                  <pic:blipFill>
                    <a:blip r:embed="rId16"/>
                    <a:stretch>
                      <a:fillRect/>
                    </a:stretch>
                  </pic:blipFill>
                  <pic:spPr>
                    <a:xfrm>
                      <a:off x="0" y="0"/>
                      <a:ext cx="4744811" cy="2817027"/>
                    </a:xfrm>
                    <a:prstGeom prst="rect">
                      <a:avLst/>
                    </a:prstGeom>
                  </pic:spPr>
                </pic:pic>
              </a:graphicData>
            </a:graphic>
          </wp:inline>
        </w:drawing>
      </w:r>
    </w:p>
    <w:p w14:paraId="27E552DF" w14:textId="77777777" w:rsidR="006455F2" w:rsidRDefault="006455F2" w:rsidP="00440000"/>
    <w:p w14:paraId="22C92B20" w14:textId="6AB49C36" w:rsidR="006455F2" w:rsidRDefault="00EF5F07" w:rsidP="00440000">
      <w:r w:rsidRPr="00EF5F07">
        <w:rPr>
          <w:noProof/>
        </w:rPr>
        <w:lastRenderedPageBreak/>
        <w:drawing>
          <wp:inline distT="0" distB="0" distL="0" distR="0" wp14:anchorId="2DD9A64D" wp14:editId="745CEA46">
            <wp:extent cx="4686300" cy="2110740"/>
            <wp:effectExtent l="0" t="0" r="0" b="3810"/>
            <wp:docPr id="4992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9715" name=""/>
                    <pic:cNvPicPr/>
                  </pic:nvPicPr>
                  <pic:blipFill>
                    <a:blip r:embed="rId17"/>
                    <a:stretch>
                      <a:fillRect/>
                    </a:stretch>
                  </pic:blipFill>
                  <pic:spPr>
                    <a:xfrm>
                      <a:off x="0" y="0"/>
                      <a:ext cx="4686300" cy="2110740"/>
                    </a:xfrm>
                    <a:prstGeom prst="rect">
                      <a:avLst/>
                    </a:prstGeom>
                  </pic:spPr>
                </pic:pic>
              </a:graphicData>
            </a:graphic>
          </wp:inline>
        </w:drawing>
      </w:r>
    </w:p>
    <w:p w14:paraId="798C8398" w14:textId="77777777" w:rsidR="00855A62" w:rsidRDefault="00855A62" w:rsidP="00440000"/>
    <w:p w14:paraId="40AA744A" w14:textId="0F65E1CD" w:rsidR="00B1511B" w:rsidRDefault="000E13F0" w:rsidP="00440000">
      <w:r w:rsidRPr="000E13F0">
        <w:rPr>
          <w:noProof/>
        </w:rPr>
        <w:drawing>
          <wp:inline distT="0" distB="0" distL="0" distR="0" wp14:anchorId="52943EC0" wp14:editId="16B965F1">
            <wp:extent cx="4640580" cy="2072640"/>
            <wp:effectExtent l="0" t="0" r="7620" b="3810"/>
            <wp:docPr id="107695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52535" name=""/>
                    <pic:cNvPicPr/>
                  </pic:nvPicPr>
                  <pic:blipFill>
                    <a:blip r:embed="rId18"/>
                    <a:stretch>
                      <a:fillRect/>
                    </a:stretch>
                  </pic:blipFill>
                  <pic:spPr>
                    <a:xfrm>
                      <a:off x="0" y="0"/>
                      <a:ext cx="4640580" cy="2072640"/>
                    </a:xfrm>
                    <a:prstGeom prst="rect">
                      <a:avLst/>
                    </a:prstGeom>
                  </pic:spPr>
                </pic:pic>
              </a:graphicData>
            </a:graphic>
          </wp:inline>
        </w:drawing>
      </w:r>
    </w:p>
    <w:p w14:paraId="7A7F9616" w14:textId="2B0C8906" w:rsidR="00BC43D1" w:rsidRDefault="00BC43D1" w:rsidP="00BC43D1">
      <w:pPr>
        <w:ind w:left="720" w:firstLine="720"/>
      </w:pPr>
    </w:p>
    <w:p w14:paraId="367B6EF4" w14:textId="14188BDE" w:rsidR="00695090" w:rsidRDefault="00695090" w:rsidP="00440000"/>
    <w:p w14:paraId="331C1B19" w14:textId="6BB8BD99" w:rsidR="00B71872" w:rsidRDefault="000E13F0" w:rsidP="00440000">
      <w:r>
        <w:t xml:space="preserve">M </w:t>
      </w:r>
      <w:r w:rsidR="00BA6C47">
        <w:t>replaced with Male</w:t>
      </w:r>
    </w:p>
    <w:p w14:paraId="42722304" w14:textId="6EF36FE1" w:rsidR="00BA6C47" w:rsidRDefault="00BA6C47" w:rsidP="00440000">
      <w:r>
        <w:t>F replaced with Female</w:t>
      </w:r>
    </w:p>
    <w:p w14:paraId="0DA87C7F" w14:textId="575DF4AE" w:rsidR="00BA6C47" w:rsidRDefault="00BA6C47" w:rsidP="00440000">
      <w:r>
        <w:t>Blank space filled with Unknown.</w:t>
      </w:r>
    </w:p>
    <w:p w14:paraId="4C8BCB57" w14:textId="77777777" w:rsidR="00857F4A" w:rsidRDefault="00857F4A" w:rsidP="00440000"/>
    <w:p w14:paraId="102911F5" w14:textId="560A823E" w:rsidR="00857F4A" w:rsidRDefault="00857F4A" w:rsidP="00440000">
      <w:r>
        <w:t xml:space="preserve">For review </w:t>
      </w:r>
      <w:r w:rsidR="007E548B">
        <w:t xml:space="preserve">we fill with the average of the reviews given by the customers since the customer id is unique and no duplicate value found in the dataset, since we have removed all the duplicate values before </w:t>
      </w:r>
      <w:r w:rsidR="0003182D">
        <w:t>doing the function.</w:t>
      </w:r>
    </w:p>
    <w:p w14:paraId="0B10D7F1" w14:textId="77777777" w:rsidR="0003182D" w:rsidRDefault="0003182D" w:rsidP="00440000"/>
    <w:p w14:paraId="7CD32833" w14:textId="358F1A82" w:rsidR="0033332C" w:rsidRDefault="0033332C" w:rsidP="00440000">
      <w:proofErr w:type="gramStart"/>
      <w:r>
        <w:t>So</w:t>
      </w:r>
      <w:proofErr w:type="gramEnd"/>
      <w:r>
        <w:t xml:space="preserve"> the empty cells in </w:t>
      </w:r>
      <w:proofErr w:type="spellStart"/>
      <w:r w:rsidR="00A93694">
        <w:t>review_score</w:t>
      </w:r>
      <w:proofErr w:type="spellEnd"/>
      <w:r>
        <w:t xml:space="preserve"> column</w:t>
      </w:r>
      <w:r w:rsidR="00A93694">
        <w:t xml:space="preserve"> is replaced by the average of the reviews.</w:t>
      </w:r>
    </w:p>
    <w:p w14:paraId="592DE90C" w14:textId="5EB7C7DE" w:rsidR="00A93694" w:rsidRDefault="00A93694" w:rsidP="00440000">
      <w:r>
        <w:t xml:space="preserve">Some times it may </w:t>
      </w:r>
      <w:proofErr w:type="gramStart"/>
      <w:r>
        <w:t>accurate ,it</w:t>
      </w:r>
      <w:proofErr w:type="gramEnd"/>
      <w:r>
        <w:t xml:space="preserve"> fully depends on the </w:t>
      </w:r>
      <w:r w:rsidR="003F0CA7">
        <w:t xml:space="preserve">data, if the same customer rated multiple </w:t>
      </w:r>
      <w:proofErr w:type="gramStart"/>
      <w:r w:rsidR="003F0CA7">
        <w:t>times</w:t>
      </w:r>
      <w:proofErr w:type="gramEnd"/>
      <w:r w:rsidR="003F0CA7">
        <w:t xml:space="preserve"> then the step is </w:t>
      </w:r>
      <w:r w:rsidR="008305B1">
        <w:t xml:space="preserve">invalid. Here the </w:t>
      </w:r>
      <w:proofErr w:type="spellStart"/>
      <w:r w:rsidR="008305B1">
        <w:t>customer_id</w:t>
      </w:r>
      <w:proofErr w:type="spellEnd"/>
      <w:r w:rsidR="008305B1">
        <w:t xml:space="preserve"> is </w:t>
      </w:r>
      <w:proofErr w:type="gramStart"/>
      <w:r w:rsidR="008305B1">
        <w:t>unique</w:t>
      </w:r>
      <w:r w:rsidR="00AC3665">
        <w:t xml:space="preserve">  so</w:t>
      </w:r>
      <w:proofErr w:type="gramEnd"/>
      <w:r w:rsidR="00AC3665">
        <w:t xml:space="preserve"> we can assume that the </w:t>
      </w:r>
      <w:r w:rsidR="00E2525C">
        <w:t>rating is approximately accurate.</w:t>
      </w:r>
      <w:r w:rsidR="003F0CA7">
        <w:t xml:space="preserve"> </w:t>
      </w:r>
    </w:p>
    <w:p w14:paraId="423AE688" w14:textId="0624A0C3" w:rsidR="00BA6C47" w:rsidRDefault="00857F4A" w:rsidP="00440000">
      <w:r w:rsidRPr="00857F4A">
        <w:rPr>
          <w:noProof/>
        </w:rPr>
        <w:lastRenderedPageBreak/>
        <w:drawing>
          <wp:inline distT="0" distB="0" distL="0" distR="0" wp14:anchorId="46380785" wp14:editId="4D0E87DF">
            <wp:extent cx="5731510" cy="2485390"/>
            <wp:effectExtent l="0" t="0" r="2540" b="0"/>
            <wp:docPr id="25368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82584" name=""/>
                    <pic:cNvPicPr/>
                  </pic:nvPicPr>
                  <pic:blipFill>
                    <a:blip r:embed="rId19"/>
                    <a:stretch>
                      <a:fillRect/>
                    </a:stretch>
                  </pic:blipFill>
                  <pic:spPr>
                    <a:xfrm>
                      <a:off x="0" y="0"/>
                      <a:ext cx="5731510" cy="2485390"/>
                    </a:xfrm>
                    <a:prstGeom prst="rect">
                      <a:avLst/>
                    </a:prstGeom>
                  </pic:spPr>
                </pic:pic>
              </a:graphicData>
            </a:graphic>
          </wp:inline>
        </w:drawing>
      </w:r>
    </w:p>
    <w:p w14:paraId="3C50D0B8" w14:textId="77777777" w:rsidR="00720016" w:rsidRDefault="00720016" w:rsidP="00440000"/>
    <w:p w14:paraId="4359137D" w14:textId="77F145F3" w:rsidR="0003182D" w:rsidRDefault="00720016" w:rsidP="00440000">
      <w:r w:rsidRPr="00720016">
        <w:rPr>
          <w:noProof/>
        </w:rPr>
        <w:drawing>
          <wp:inline distT="0" distB="0" distL="0" distR="0" wp14:anchorId="7E157C4D" wp14:editId="69D395F1">
            <wp:extent cx="5731510" cy="2581910"/>
            <wp:effectExtent l="0" t="0" r="2540" b="8890"/>
            <wp:docPr id="156075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56580" name=""/>
                    <pic:cNvPicPr/>
                  </pic:nvPicPr>
                  <pic:blipFill>
                    <a:blip r:embed="rId20"/>
                    <a:stretch>
                      <a:fillRect/>
                    </a:stretch>
                  </pic:blipFill>
                  <pic:spPr>
                    <a:xfrm>
                      <a:off x="0" y="0"/>
                      <a:ext cx="5731510" cy="2581910"/>
                    </a:xfrm>
                    <a:prstGeom prst="rect">
                      <a:avLst/>
                    </a:prstGeom>
                  </pic:spPr>
                </pic:pic>
              </a:graphicData>
            </a:graphic>
          </wp:inline>
        </w:drawing>
      </w:r>
    </w:p>
    <w:p w14:paraId="2C5AA8D6" w14:textId="77777777" w:rsidR="00720016" w:rsidRDefault="00720016" w:rsidP="00440000"/>
    <w:p w14:paraId="42BD38D9" w14:textId="2D94BD20" w:rsidR="0029370C" w:rsidRDefault="0029370C" w:rsidP="00440000">
      <w:r>
        <w:t>CONDITIONAL FORMATTING:</w:t>
      </w:r>
      <w:r w:rsidR="00E470A0">
        <w:t xml:space="preserve"> </w:t>
      </w:r>
    </w:p>
    <w:p w14:paraId="3D79E6A8" w14:textId="4B9D5418" w:rsidR="00326976" w:rsidRDefault="008F173A" w:rsidP="00440000">
      <w:r>
        <w:tab/>
        <w:t xml:space="preserve">It is a powerful </w:t>
      </w:r>
      <w:r w:rsidR="008A5FE4">
        <w:t>feature that allows to visually highlight,</w:t>
      </w:r>
      <w:r w:rsidR="00391257">
        <w:t xml:space="preserve"> </w:t>
      </w:r>
      <w:r w:rsidR="008A5FE4">
        <w:t>empha</w:t>
      </w:r>
      <w:r w:rsidR="00391257">
        <w:t xml:space="preserve">size or apply specific </w:t>
      </w:r>
      <w:r w:rsidR="00326976">
        <w:t>formatting to cells or ranges of cells based on certain conditions.</w:t>
      </w:r>
    </w:p>
    <w:p w14:paraId="48C5F4E2" w14:textId="1B57B030" w:rsidR="0029370C" w:rsidRDefault="00AE3387" w:rsidP="00440000">
      <w:r>
        <w:tab/>
        <w:t xml:space="preserve">Suppose if </w:t>
      </w:r>
      <w:r w:rsidR="00AF2CAC">
        <w:t>the clint wanted</w:t>
      </w:r>
      <w:r>
        <w:t xml:space="preserve"> to</w:t>
      </w:r>
      <w:r w:rsidR="00416224">
        <w:t xml:space="preserve"> </w:t>
      </w:r>
      <w:proofErr w:type="gramStart"/>
      <w:r w:rsidR="00416224">
        <w:t xml:space="preserve">know </w:t>
      </w:r>
      <w:r w:rsidR="00326976">
        <w:t>,</w:t>
      </w:r>
      <w:r w:rsidR="00BB4D30">
        <w:t>which</w:t>
      </w:r>
      <w:proofErr w:type="gramEnd"/>
      <w:r w:rsidR="00BB4D30">
        <w:t xml:space="preserve"> age group is mostly using credit card purchases, </w:t>
      </w:r>
      <w:proofErr w:type="gramStart"/>
      <w:r w:rsidR="00E470A0">
        <w:t>For</w:t>
      </w:r>
      <w:proofErr w:type="gramEnd"/>
      <w:r w:rsidR="00E470A0">
        <w:t xml:space="preserve"> </w:t>
      </w:r>
      <w:r w:rsidR="00AF13F9">
        <w:t>th</w:t>
      </w:r>
      <w:r w:rsidR="00C14252">
        <w:t xml:space="preserve">at we can use conditional </w:t>
      </w:r>
      <w:proofErr w:type="gramStart"/>
      <w:r w:rsidR="00C14252">
        <w:t>formatting .</w:t>
      </w:r>
      <w:proofErr w:type="gramEnd"/>
    </w:p>
    <w:p w14:paraId="3300B71E" w14:textId="06C5815C" w:rsidR="00C14252" w:rsidRDefault="00C14252" w:rsidP="00440000">
      <w:proofErr w:type="gramStart"/>
      <w:r w:rsidRPr="001175C2">
        <w:rPr>
          <w:highlight w:val="darkGreen"/>
        </w:rPr>
        <w:t>Steps :</w:t>
      </w:r>
      <w:proofErr w:type="gramEnd"/>
      <w:r w:rsidRPr="001175C2">
        <w:rPr>
          <w:highlight w:val="darkGreen"/>
        </w:rPr>
        <w:t xml:space="preserve">  Home </w:t>
      </w:r>
      <w:r w:rsidRPr="001175C2">
        <w:rPr>
          <w:highlight w:val="darkGreen"/>
        </w:rPr>
        <w:sym w:font="Wingdings" w:char="F0E0"/>
      </w:r>
      <w:r w:rsidRPr="001175C2">
        <w:rPr>
          <w:highlight w:val="darkGreen"/>
        </w:rPr>
        <w:t xml:space="preserve"> </w:t>
      </w:r>
      <w:r w:rsidR="001175C2" w:rsidRPr="001175C2">
        <w:rPr>
          <w:highlight w:val="darkGreen"/>
        </w:rPr>
        <w:t xml:space="preserve">Styles </w:t>
      </w:r>
      <w:r w:rsidR="001175C2" w:rsidRPr="001175C2">
        <w:rPr>
          <w:highlight w:val="darkGreen"/>
        </w:rPr>
        <w:sym w:font="Wingdings" w:char="F0E0"/>
      </w:r>
      <w:r w:rsidR="001175C2" w:rsidRPr="001175C2">
        <w:rPr>
          <w:highlight w:val="darkGreen"/>
        </w:rPr>
        <w:t xml:space="preserve"> Conditional formatting </w:t>
      </w:r>
      <w:r w:rsidR="001175C2" w:rsidRPr="001175C2">
        <w:rPr>
          <w:highlight w:val="darkGreen"/>
        </w:rPr>
        <w:sym w:font="Wingdings" w:char="F0E0"/>
      </w:r>
      <w:r w:rsidR="001175C2" w:rsidRPr="001175C2">
        <w:rPr>
          <w:highlight w:val="darkGreen"/>
        </w:rPr>
        <w:t xml:space="preserve"> </w:t>
      </w:r>
      <w:r w:rsidR="00FA59AF">
        <w:rPr>
          <w:highlight w:val="darkGreen"/>
        </w:rPr>
        <w:t>Data bars</w:t>
      </w:r>
      <w:r w:rsidR="001175C2" w:rsidRPr="001175C2">
        <w:rPr>
          <w:highlight w:val="darkGreen"/>
        </w:rPr>
        <w:t>.</w:t>
      </w:r>
    </w:p>
    <w:p w14:paraId="3C3C4771" w14:textId="77777777" w:rsidR="00720016" w:rsidRDefault="00720016" w:rsidP="00440000"/>
    <w:p w14:paraId="03919DF4" w14:textId="77777777" w:rsidR="00720016" w:rsidRDefault="00720016" w:rsidP="00440000"/>
    <w:p w14:paraId="7AEF4771" w14:textId="77777777" w:rsidR="00720016" w:rsidRDefault="00720016" w:rsidP="00440000"/>
    <w:p w14:paraId="6D9F30B4" w14:textId="77777777" w:rsidR="00B71872" w:rsidRDefault="00B71872" w:rsidP="00440000"/>
    <w:p w14:paraId="16F22F12" w14:textId="53785693" w:rsidR="00440000" w:rsidRDefault="00EC224E">
      <w:r w:rsidRPr="00EC224E">
        <w:lastRenderedPageBreak/>
        <w:drawing>
          <wp:inline distT="0" distB="0" distL="0" distR="0" wp14:anchorId="4A9E1666" wp14:editId="33851461">
            <wp:extent cx="5289634" cy="2530929"/>
            <wp:effectExtent l="0" t="0" r="6350" b="3175"/>
            <wp:docPr id="170552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24943" name=""/>
                    <pic:cNvPicPr/>
                  </pic:nvPicPr>
                  <pic:blipFill>
                    <a:blip r:embed="rId21"/>
                    <a:stretch>
                      <a:fillRect/>
                    </a:stretch>
                  </pic:blipFill>
                  <pic:spPr>
                    <a:xfrm>
                      <a:off x="0" y="0"/>
                      <a:ext cx="5295755" cy="2533858"/>
                    </a:xfrm>
                    <a:prstGeom prst="rect">
                      <a:avLst/>
                    </a:prstGeom>
                  </pic:spPr>
                </pic:pic>
              </a:graphicData>
            </a:graphic>
          </wp:inline>
        </w:drawing>
      </w:r>
    </w:p>
    <w:p w14:paraId="242379DF" w14:textId="778AE54B" w:rsidR="00EC224E" w:rsidRDefault="002F0DE3">
      <w:r>
        <w:t xml:space="preserve">This is only for credit card </w:t>
      </w:r>
      <w:proofErr w:type="gramStart"/>
      <w:r>
        <w:t>users,</w:t>
      </w:r>
      <w:proofErr w:type="gramEnd"/>
      <w:r>
        <w:t xml:space="preserve"> we can filter the columns </w:t>
      </w:r>
      <w:r w:rsidR="00A95A39">
        <w:t>depends on the requirements.</w:t>
      </w:r>
    </w:p>
    <w:p w14:paraId="4A7B6D2B" w14:textId="77777777" w:rsidR="00A95A39" w:rsidRDefault="00A95A39"/>
    <w:p w14:paraId="34AED26F" w14:textId="77777777" w:rsidR="006D2D97" w:rsidRDefault="006D2D97"/>
    <w:p w14:paraId="189B2520" w14:textId="77777777" w:rsidR="006D2D97" w:rsidRPr="006D2D97" w:rsidRDefault="006D2D97" w:rsidP="006D2D97">
      <w:pPr>
        <w:numPr>
          <w:ilvl w:val="0"/>
          <w:numId w:val="2"/>
        </w:numPr>
        <w:rPr>
          <w:lang w:val="en"/>
        </w:rPr>
      </w:pPr>
      <w:r w:rsidRPr="006D2D97">
        <w:rPr>
          <w:lang w:val="en"/>
        </w:rPr>
        <w:t>Remove the column which contains irrelevant data(</w:t>
      </w:r>
      <w:proofErr w:type="spellStart"/>
      <w:r w:rsidRPr="006D2D97">
        <w:rPr>
          <w:lang w:val="en"/>
        </w:rPr>
        <w:t>sub_Category</w:t>
      </w:r>
      <w:proofErr w:type="spellEnd"/>
      <w:r w:rsidRPr="006D2D97">
        <w:rPr>
          <w:lang w:val="en"/>
        </w:rPr>
        <w:t>)</w:t>
      </w:r>
    </w:p>
    <w:p w14:paraId="6E8FCCAE" w14:textId="2E82FBBF" w:rsidR="006D2D97" w:rsidRDefault="007560A6" w:rsidP="00B3035C">
      <w:pPr>
        <w:ind w:firstLine="720"/>
      </w:pPr>
      <w:r w:rsidRPr="007560A6">
        <w:drawing>
          <wp:inline distT="0" distB="0" distL="0" distR="0" wp14:anchorId="7200A4ED" wp14:editId="43950064">
            <wp:extent cx="4288790" cy="1763486"/>
            <wp:effectExtent l="0" t="0" r="0" b="8255"/>
            <wp:docPr id="182719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97453" name=""/>
                    <pic:cNvPicPr/>
                  </pic:nvPicPr>
                  <pic:blipFill>
                    <a:blip r:embed="rId22"/>
                    <a:stretch>
                      <a:fillRect/>
                    </a:stretch>
                  </pic:blipFill>
                  <pic:spPr>
                    <a:xfrm>
                      <a:off x="0" y="0"/>
                      <a:ext cx="4307454" cy="1771160"/>
                    </a:xfrm>
                    <a:prstGeom prst="rect">
                      <a:avLst/>
                    </a:prstGeom>
                  </pic:spPr>
                </pic:pic>
              </a:graphicData>
            </a:graphic>
          </wp:inline>
        </w:drawing>
      </w:r>
    </w:p>
    <w:p w14:paraId="27FC5544" w14:textId="5BB6C959" w:rsidR="00B3035C" w:rsidRDefault="001740B6" w:rsidP="001740B6">
      <w:pPr>
        <w:ind w:left="720" w:firstLine="720"/>
      </w:pPr>
      <w:r w:rsidRPr="001740B6">
        <w:drawing>
          <wp:inline distT="0" distB="0" distL="0" distR="0" wp14:anchorId="0E575552" wp14:editId="1C747F47">
            <wp:extent cx="3875314" cy="1981200"/>
            <wp:effectExtent l="0" t="0" r="0" b="0"/>
            <wp:docPr id="1217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00" name=""/>
                    <pic:cNvPicPr/>
                  </pic:nvPicPr>
                  <pic:blipFill>
                    <a:blip r:embed="rId23"/>
                    <a:stretch>
                      <a:fillRect/>
                    </a:stretch>
                  </pic:blipFill>
                  <pic:spPr>
                    <a:xfrm>
                      <a:off x="0" y="0"/>
                      <a:ext cx="3887555" cy="1987458"/>
                    </a:xfrm>
                    <a:prstGeom prst="rect">
                      <a:avLst/>
                    </a:prstGeom>
                  </pic:spPr>
                </pic:pic>
              </a:graphicData>
            </a:graphic>
          </wp:inline>
        </w:drawing>
      </w:r>
    </w:p>
    <w:p w14:paraId="0576E691" w14:textId="304C7C67" w:rsidR="001740B6" w:rsidRDefault="003234EA" w:rsidP="001740B6">
      <w:pPr>
        <w:ind w:left="720" w:firstLine="720"/>
      </w:pPr>
      <w:r>
        <w:t xml:space="preserve">In order to remove unwanted </w:t>
      </w:r>
      <w:proofErr w:type="gramStart"/>
      <w:r>
        <w:t>columns ,</w:t>
      </w:r>
      <w:proofErr w:type="gramEnd"/>
      <w:r>
        <w:t xml:space="preserve"> we can delete it through power query editor</w:t>
      </w:r>
      <w:r w:rsidR="00707ABE">
        <w:t>, First transform the data from excel to power query editor</w:t>
      </w:r>
      <w:r w:rsidR="00D26C5B">
        <w:t>.</w:t>
      </w:r>
    </w:p>
    <w:p w14:paraId="0D45A83D" w14:textId="1547D87A" w:rsidR="00D26C5B" w:rsidRDefault="00210FE2" w:rsidP="001740B6">
      <w:pPr>
        <w:ind w:left="720" w:firstLine="720"/>
      </w:pPr>
      <w:r w:rsidRPr="00F01305">
        <w:rPr>
          <w:highlight w:val="darkGreen"/>
        </w:rPr>
        <w:lastRenderedPageBreak/>
        <w:t xml:space="preserve">Steps:  Data </w:t>
      </w:r>
      <w:r w:rsidRPr="00F01305">
        <w:rPr>
          <w:highlight w:val="darkGreen"/>
        </w:rPr>
        <w:sym w:font="Wingdings" w:char="F0E0"/>
      </w:r>
      <w:r w:rsidRPr="00F01305">
        <w:rPr>
          <w:highlight w:val="darkGreen"/>
        </w:rPr>
        <w:t xml:space="preserve"> Get Data </w:t>
      </w:r>
      <w:r w:rsidR="00924DC7" w:rsidRPr="00F01305">
        <w:rPr>
          <w:highlight w:val="darkGreen"/>
        </w:rPr>
        <w:sym w:font="Wingdings" w:char="F0E0"/>
      </w:r>
      <w:r w:rsidR="00924DC7" w:rsidRPr="00F01305">
        <w:rPr>
          <w:highlight w:val="darkGreen"/>
        </w:rPr>
        <w:t xml:space="preserve"> </w:t>
      </w:r>
      <w:r w:rsidR="00501BBF">
        <w:rPr>
          <w:highlight w:val="darkGreen"/>
        </w:rPr>
        <w:t xml:space="preserve">From file </w:t>
      </w:r>
      <w:r w:rsidR="00501BBF" w:rsidRPr="00501BBF">
        <w:rPr>
          <w:highlight w:val="darkGreen"/>
        </w:rPr>
        <w:sym w:font="Wingdings" w:char="F0E0"/>
      </w:r>
      <w:r w:rsidR="00501BBF">
        <w:rPr>
          <w:highlight w:val="darkGreen"/>
        </w:rPr>
        <w:t xml:space="preserve"> From excel workbook</w:t>
      </w:r>
      <w:r w:rsidR="003F71C2">
        <w:rPr>
          <w:highlight w:val="darkGreen"/>
        </w:rPr>
        <w:t xml:space="preserve"> </w:t>
      </w:r>
      <w:r w:rsidR="003F71C2" w:rsidRPr="003F71C2">
        <w:rPr>
          <w:highlight w:val="darkGreen"/>
        </w:rPr>
        <w:sym w:font="Wingdings" w:char="F0E0"/>
      </w:r>
      <w:r w:rsidR="003F71C2">
        <w:rPr>
          <w:highlight w:val="darkGreen"/>
        </w:rPr>
        <w:t xml:space="preserve"> Select the File </w:t>
      </w:r>
      <w:r w:rsidR="003F71C2" w:rsidRPr="003F71C2">
        <w:rPr>
          <w:highlight w:val="darkGreen"/>
        </w:rPr>
        <w:sym w:font="Wingdings" w:char="F0E0"/>
      </w:r>
      <w:r w:rsidR="00924DC7" w:rsidRPr="00F01305">
        <w:rPr>
          <w:highlight w:val="darkGreen"/>
        </w:rPr>
        <w:t xml:space="preserve">Import </w:t>
      </w:r>
      <w:r w:rsidR="00924DC7" w:rsidRPr="00F01305">
        <w:rPr>
          <w:highlight w:val="darkGreen"/>
        </w:rPr>
        <w:sym w:font="Wingdings" w:char="F0E0"/>
      </w:r>
      <w:r w:rsidR="00924DC7" w:rsidRPr="00F01305">
        <w:rPr>
          <w:highlight w:val="darkGreen"/>
        </w:rPr>
        <w:t xml:space="preserve"> Select the cell </w:t>
      </w:r>
      <w:r w:rsidR="00924DC7" w:rsidRPr="00F01305">
        <w:rPr>
          <w:highlight w:val="darkGreen"/>
        </w:rPr>
        <w:sym w:font="Wingdings" w:char="F0E0"/>
      </w:r>
      <w:r w:rsidR="00924DC7" w:rsidRPr="00F01305">
        <w:rPr>
          <w:highlight w:val="darkGreen"/>
        </w:rPr>
        <w:t xml:space="preserve"> </w:t>
      </w:r>
      <w:r w:rsidR="00F01305" w:rsidRPr="00F01305">
        <w:rPr>
          <w:highlight w:val="darkGreen"/>
        </w:rPr>
        <w:t xml:space="preserve">Home </w:t>
      </w:r>
      <w:r w:rsidR="00F01305" w:rsidRPr="00F01305">
        <w:rPr>
          <w:highlight w:val="darkGreen"/>
        </w:rPr>
        <w:sym w:font="Wingdings" w:char="F0E0"/>
      </w:r>
      <w:r w:rsidR="00F01305" w:rsidRPr="00F01305">
        <w:rPr>
          <w:highlight w:val="darkGreen"/>
        </w:rPr>
        <w:t xml:space="preserve"> manage columns </w:t>
      </w:r>
      <w:r w:rsidR="00F01305" w:rsidRPr="00F01305">
        <w:rPr>
          <w:highlight w:val="darkGreen"/>
        </w:rPr>
        <w:sym w:font="Wingdings" w:char="F0E0"/>
      </w:r>
      <w:r w:rsidR="00F01305" w:rsidRPr="00F01305">
        <w:rPr>
          <w:highlight w:val="darkGreen"/>
        </w:rPr>
        <w:t xml:space="preserve"> Remove Columns </w:t>
      </w:r>
      <w:r w:rsidR="00F01305" w:rsidRPr="00F01305">
        <w:rPr>
          <w:highlight w:val="darkGreen"/>
        </w:rPr>
        <w:sym w:font="Wingdings" w:char="F0E0"/>
      </w:r>
      <w:r w:rsidR="00F01305" w:rsidRPr="00F01305">
        <w:rPr>
          <w:highlight w:val="darkGreen"/>
        </w:rPr>
        <w:t xml:space="preserve"> Remove Columns.</w:t>
      </w:r>
    </w:p>
    <w:p w14:paraId="1720881A" w14:textId="77777777" w:rsidR="003F71C2" w:rsidRDefault="003F71C2" w:rsidP="001740B6">
      <w:pPr>
        <w:ind w:left="720" w:firstLine="720"/>
      </w:pPr>
    </w:p>
    <w:p w14:paraId="0B4C1F86" w14:textId="629A853C" w:rsidR="00754F81" w:rsidRDefault="00BD5E92" w:rsidP="00754F81">
      <w:pPr>
        <w:numPr>
          <w:ilvl w:val="0"/>
          <w:numId w:val="2"/>
        </w:numPr>
        <w:rPr>
          <w:lang w:val="en"/>
        </w:rPr>
      </w:pPr>
      <w:r>
        <w:rPr>
          <w:lang w:val="en"/>
        </w:rPr>
        <w:t>Data validation</w:t>
      </w:r>
    </w:p>
    <w:p w14:paraId="6F1F31BB" w14:textId="2A9B7565" w:rsidR="00BD5E92" w:rsidRPr="00754F81" w:rsidRDefault="00BD5E92" w:rsidP="00BD5E92">
      <w:pPr>
        <w:ind w:left="360"/>
        <w:rPr>
          <w:lang w:val="en"/>
        </w:rPr>
      </w:pPr>
      <w:r>
        <w:rPr>
          <w:lang w:val="en"/>
        </w:rPr>
        <w:t xml:space="preserve">           </w:t>
      </w:r>
      <w:r w:rsidR="00736B0A" w:rsidRPr="00736B0A">
        <w:rPr>
          <w:lang w:val="en"/>
        </w:rPr>
        <w:drawing>
          <wp:inline distT="0" distB="0" distL="0" distR="0" wp14:anchorId="28F35CDD" wp14:editId="233D18B4">
            <wp:extent cx="5731510" cy="1388110"/>
            <wp:effectExtent l="0" t="0" r="2540" b="2540"/>
            <wp:docPr id="187827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72507" name=""/>
                    <pic:cNvPicPr/>
                  </pic:nvPicPr>
                  <pic:blipFill>
                    <a:blip r:embed="rId24"/>
                    <a:stretch>
                      <a:fillRect/>
                    </a:stretch>
                  </pic:blipFill>
                  <pic:spPr>
                    <a:xfrm>
                      <a:off x="0" y="0"/>
                      <a:ext cx="5731510" cy="1388110"/>
                    </a:xfrm>
                    <a:prstGeom prst="rect">
                      <a:avLst/>
                    </a:prstGeom>
                  </pic:spPr>
                </pic:pic>
              </a:graphicData>
            </a:graphic>
          </wp:inline>
        </w:drawing>
      </w:r>
    </w:p>
    <w:p w14:paraId="0B781262" w14:textId="44FF3A14" w:rsidR="003F71C2" w:rsidRDefault="003F71C2" w:rsidP="001740B6">
      <w:pPr>
        <w:ind w:left="720" w:firstLine="720"/>
      </w:pPr>
    </w:p>
    <w:p w14:paraId="5BC4E606" w14:textId="1E46F8A6" w:rsidR="001740B6" w:rsidRDefault="00736B0A" w:rsidP="00B3035C">
      <w:pPr>
        <w:ind w:firstLine="720"/>
      </w:pPr>
      <w:r>
        <w:t>Total sales corresponding to each product is calculated using formula</w:t>
      </w:r>
    </w:p>
    <w:p w14:paraId="41B863B2" w14:textId="153F6F02" w:rsidR="00736B0A" w:rsidRDefault="007F57E4" w:rsidP="00B3035C">
      <w:pPr>
        <w:ind w:firstLine="720"/>
      </w:pPr>
      <w:r w:rsidRPr="007F57E4">
        <w:rPr>
          <w:highlight w:val="darkCyan"/>
        </w:rPr>
        <w:t>=[@</w:t>
      </w:r>
      <w:proofErr w:type="gramStart"/>
      <w:r w:rsidRPr="007F57E4">
        <w:rPr>
          <w:highlight w:val="darkCyan"/>
        </w:rPr>
        <w:t>quantity]*</w:t>
      </w:r>
      <w:proofErr w:type="gramEnd"/>
      <w:r w:rsidRPr="007F57E4">
        <w:rPr>
          <w:highlight w:val="darkCyan"/>
        </w:rPr>
        <w:t>[@price]</w:t>
      </w:r>
    </w:p>
    <w:p w14:paraId="7345A44C" w14:textId="615BCF95" w:rsidR="00147905" w:rsidRDefault="009C5ADD" w:rsidP="00147905">
      <w:pPr>
        <w:ind w:firstLine="720"/>
      </w:pPr>
      <w:r>
        <w:t xml:space="preserve">SUMIF: Here SUMIF function is used to provide </w:t>
      </w:r>
      <w:r w:rsidR="00147905">
        <w:t xml:space="preserve">the sum of the total sales to the selected </w:t>
      </w:r>
      <w:proofErr w:type="spellStart"/>
      <w:r w:rsidR="00147905">
        <w:t>colum</w:t>
      </w:r>
      <w:proofErr w:type="spellEnd"/>
      <w:r w:rsidR="00147905">
        <w:t>.</w:t>
      </w:r>
    </w:p>
    <w:p w14:paraId="599B5B3F" w14:textId="0D95B408" w:rsidR="00147905" w:rsidRDefault="00A77B69" w:rsidP="00147905">
      <w:pPr>
        <w:ind w:firstLine="720"/>
      </w:pPr>
      <w:r w:rsidRPr="00A77B69">
        <w:drawing>
          <wp:inline distT="0" distB="0" distL="0" distR="0" wp14:anchorId="43285E8A" wp14:editId="3BFD3696">
            <wp:extent cx="5731510" cy="1767840"/>
            <wp:effectExtent l="0" t="0" r="2540" b="3810"/>
            <wp:docPr id="182610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9953" name=""/>
                    <pic:cNvPicPr/>
                  </pic:nvPicPr>
                  <pic:blipFill>
                    <a:blip r:embed="rId25"/>
                    <a:stretch>
                      <a:fillRect/>
                    </a:stretch>
                  </pic:blipFill>
                  <pic:spPr>
                    <a:xfrm>
                      <a:off x="0" y="0"/>
                      <a:ext cx="5731510" cy="1767840"/>
                    </a:xfrm>
                    <a:prstGeom prst="rect">
                      <a:avLst/>
                    </a:prstGeom>
                  </pic:spPr>
                </pic:pic>
              </a:graphicData>
            </a:graphic>
          </wp:inline>
        </w:drawing>
      </w:r>
    </w:p>
    <w:p w14:paraId="6BBD71E3" w14:textId="52C821F8" w:rsidR="00147905" w:rsidRDefault="00A77B69" w:rsidP="00B3035C">
      <w:pPr>
        <w:ind w:firstLine="720"/>
      </w:pPr>
      <w:proofErr w:type="gramStart"/>
      <w:r>
        <w:t>Formula :</w:t>
      </w:r>
      <w:proofErr w:type="gramEnd"/>
      <w:r>
        <w:t xml:space="preserve"> </w:t>
      </w:r>
      <w:r w:rsidR="00AB5FB4" w:rsidRPr="00AB5FB4">
        <w:rPr>
          <w:highlight w:val="darkCyan"/>
        </w:rPr>
        <w:t>=SUMIF(</w:t>
      </w:r>
      <w:proofErr w:type="gramStart"/>
      <w:r w:rsidR="00AB5FB4" w:rsidRPr="00AB5FB4">
        <w:rPr>
          <w:highlight w:val="darkCyan"/>
        </w:rPr>
        <w:t>F:F</w:t>
      </w:r>
      <w:proofErr w:type="gramEnd"/>
      <w:r w:rsidR="00AB5FB4" w:rsidRPr="00AB5FB4">
        <w:rPr>
          <w:highlight w:val="darkCyan"/>
        </w:rPr>
        <w:t>,RAW_DATA36[@[product_name]</w:t>
      </w:r>
      <w:proofErr w:type="gramStart"/>
      <w:r w:rsidR="00AB5FB4" w:rsidRPr="00AB5FB4">
        <w:rPr>
          <w:highlight w:val="darkCyan"/>
        </w:rPr>
        <w:t>],N</w:t>
      </w:r>
      <w:proofErr w:type="gramEnd"/>
      <w:r w:rsidR="00AB5FB4" w:rsidRPr="00AB5FB4">
        <w:rPr>
          <w:highlight w:val="darkCyan"/>
        </w:rPr>
        <w:t>:N)</w:t>
      </w:r>
    </w:p>
    <w:p w14:paraId="46414E86" w14:textId="77777777" w:rsidR="00AB5FB4" w:rsidRDefault="00AB5FB4" w:rsidP="00B3035C">
      <w:pPr>
        <w:ind w:firstLine="720"/>
      </w:pPr>
    </w:p>
    <w:p w14:paraId="76B13E53" w14:textId="77777777" w:rsidR="003B5D5D" w:rsidRDefault="003B5D5D" w:rsidP="00B3035C">
      <w:pPr>
        <w:ind w:firstLine="720"/>
      </w:pPr>
    </w:p>
    <w:p w14:paraId="0A3DE692" w14:textId="203A33C8" w:rsidR="009157F8" w:rsidRDefault="003B5D5D" w:rsidP="009157F8">
      <w:pPr>
        <w:ind w:firstLine="720"/>
      </w:pPr>
      <w:r>
        <w:tab/>
        <w:t xml:space="preserve">For data </w:t>
      </w:r>
      <w:proofErr w:type="gramStart"/>
      <w:r>
        <w:t xml:space="preserve">validation </w:t>
      </w:r>
      <w:r w:rsidR="009157F8">
        <w:t>,</w:t>
      </w:r>
      <w:proofErr w:type="gramEnd"/>
    </w:p>
    <w:p w14:paraId="24A98C0A" w14:textId="0E5E08A1" w:rsidR="009157F8" w:rsidRDefault="009157F8" w:rsidP="009157F8">
      <w:pPr>
        <w:ind w:firstLine="720"/>
      </w:pPr>
      <w:r>
        <w:tab/>
      </w:r>
      <w:proofErr w:type="gramStart"/>
      <w:r w:rsidR="00132038" w:rsidRPr="00D87B74">
        <w:rPr>
          <w:highlight w:val="darkCyan"/>
        </w:rPr>
        <w:t>Steps :</w:t>
      </w:r>
      <w:proofErr w:type="gramEnd"/>
      <w:r w:rsidR="00132038" w:rsidRPr="00D87B74">
        <w:rPr>
          <w:highlight w:val="darkCyan"/>
        </w:rPr>
        <w:t xml:space="preserve"> Data </w:t>
      </w:r>
      <w:r w:rsidR="00132038" w:rsidRPr="00D87B74">
        <w:rPr>
          <w:highlight w:val="darkCyan"/>
        </w:rPr>
        <w:sym w:font="Wingdings" w:char="F0E0"/>
      </w:r>
      <w:r w:rsidR="00132038" w:rsidRPr="00D87B74">
        <w:rPr>
          <w:highlight w:val="darkCyan"/>
        </w:rPr>
        <w:t xml:space="preserve"> </w:t>
      </w:r>
      <w:r w:rsidR="00D067BC" w:rsidRPr="00D87B74">
        <w:rPr>
          <w:highlight w:val="darkCyan"/>
        </w:rPr>
        <w:t xml:space="preserve">Data tools </w:t>
      </w:r>
      <w:r w:rsidR="00D067BC" w:rsidRPr="00D87B74">
        <w:rPr>
          <w:highlight w:val="darkCyan"/>
        </w:rPr>
        <w:sym w:font="Wingdings" w:char="F0E0"/>
      </w:r>
      <w:r w:rsidR="00D067BC" w:rsidRPr="00D87B74">
        <w:rPr>
          <w:highlight w:val="darkCyan"/>
        </w:rPr>
        <w:t xml:space="preserve"> data validation </w:t>
      </w:r>
      <w:r w:rsidR="00D067BC" w:rsidRPr="00D87B74">
        <w:rPr>
          <w:highlight w:val="darkCyan"/>
        </w:rPr>
        <w:sym w:font="Wingdings" w:char="F0E0"/>
      </w:r>
      <w:r w:rsidR="00D067BC" w:rsidRPr="00D87B74">
        <w:rPr>
          <w:highlight w:val="darkCyan"/>
        </w:rPr>
        <w:t xml:space="preserve"> </w:t>
      </w:r>
      <w:r w:rsidR="00D87B74" w:rsidRPr="00D87B74">
        <w:rPr>
          <w:highlight w:val="darkCyan"/>
        </w:rPr>
        <w:t xml:space="preserve">Allow </w:t>
      </w:r>
      <w:r w:rsidR="00D87B74" w:rsidRPr="00D87B74">
        <w:rPr>
          <w:highlight w:val="darkCyan"/>
        </w:rPr>
        <w:sym w:font="Wingdings" w:char="F0E0"/>
      </w:r>
      <w:r w:rsidR="00D87B74" w:rsidRPr="00D87B74">
        <w:rPr>
          <w:highlight w:val="darkCyan"/>
        </w:rPr>
        <w:t xml:space="preserve"> List </w:t>
      </w:r>
      <w:r w:rsidR="00D87B74" w:rsidRPr="00D87B74">
        <w:rPr>
          <w:highlight w:val="darkCyan"/>
        </w:rPr>
        <w:sym w:font="Wingdings" w:char="F0E0"/>
      </w:r>
      <w:r w:rsidR="00D87B74" w:rsidRPr="00D87B74">
        <w:rPr>
          <w:highlight w:val="darkCyan"/>
        </w:rPr>
        <w:t xml:space="preserve"> source (choose the column) </w:t>
      </w:r>
      <w:r w:rsidR="00D87B74" w:rsidRPr="00D87B74">
        <w:rPr>
          <w:highlight w:val="darkCyan"/>
        </w:rPr>
        <w:sym w:font="Wingdings" w:char="F0E0"/>
      </w:r>
      <w:r w:rsidR="00D87B74" w:rsidRPr="00D87B74">
        <w:rPr>
          <w:highlight w:val="darkCyan"/>
        </w:rPr>
        <w:t xml:space="preserve"> Click ok</w:t>
      </w:r>
      <w:r w:rsidR="00D87B74">
        <w:t>.</w:t>
      </w:r>
    </w:p>
    <w:p w14:paraId="1C4A3144" w14:textId="77777777" w:rsidR="00D87B74" w:rsidRDefault="00D87B74" w:rsidP="009157F8">
      <w:pPr>
        <w:ind w:firstLine="720"/>
      </w:pPr>
    </w:p>
    <w:p w14:paraId="70353CFE" w14:textId="77777777" w:rsidR="00D87B74" w:rsidRDefault="00D87B74" w:rsidP="009157F8">
      <w:pPr>
        <w:ind w:firstLine="720"/>
      </w:pPr>
    </w:p>
    <w:p w14:paraId="6B27D569" w14:textId="128AC416" w:rsidR="00AB5FB4" w:rsidRDefault="003B5D5D" w:rsidP="00B3035C">
      <w:pPr>
        <w:ind w:firstLine="720"/>
      </w:pPr>
      <w:r w:rsidRPr="003B5D5D">
        <w:lastRenderedPageBreak/>
        <w:drawing>
          <wp:inline distT="0" distB="0" distL="0" distR="0" wp14:anchorId="70913D35" wp14:editId="200E33D1">
            <wp:extent cx="4474029" cy="2296160"/>
            <wp:effectExtent l="0" t="0" r="3175" b="8890"/>
            <wp:docPr id="135984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45394" name=""/>
                    <pic:cNvPicPr/>
                  </pic:nvPicPr>
                  <pic:blipFill>
                    <a:blip r:embed="rId26"/>
                    <a:stretch>
                      <a:fillRect/>
                    </a:stretch>
                  </pic:blipFill>
                  <pic:spPr>
                    <a:xfrm>
                      <a:off x="0" y="0"/>
                      <a:ext cx="4493542" cy="2306174"/>
                    </a:xfrm>
                    <a:prstGeom prst="rect">
                      <a:avLst/>
                    </a:prstGeom>
                  </pic:spPr>
                </pic:pic>
              </a:graphicData>
            </a:graphic>
          </wp:inline>
        </w:drawing>
      </w:r>
    </w:p>
    <w:p w14:paraId="60623FB6" w14:textId="77777777" w:rsidR="00ED4231" w:rsidRDefault="00ED4231" w:rsidP="00B3035C">
      <w:pPr>
        <w:ind w:firstLine="720"/>
      </w:pPr>
    </w:p>
    <w:p w14:paraId="2591F0D5" w14:textId="4E53DABD" w:rsidR="00ED4231" w:rsidRDefault="00ED4231" w:rsidP="00B3035C">
      <w:pPr>
        <w:ind w:firstLine="720"/>
      </w:pPr>
      <w:r w:rsidRPr="00ED4231">
        <w:drawing>
          <wp:inline distT="0" distB="0" distL="0" distR="0" wp14:anchorId="01FB7030" wp14:editId="44626164">
            <wp:extent cx="4468586" cy="3444624"/>
            <wp:effectExtent l="0" t="0" r="8255" b="3810"/>
            <wp:docPr id="74277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75181" name=""/>
                    <pic:cNvPicPr/>
                  </pic:nvPicPr>
                  <pic:blipFill>
                    <a:blip r:embed="rId27"/>
                    <a:stretch>
                      <a:fillRect/>
                    </a:stretch>
                  </pic:blipFill>
                  <pic:spPr>
                    <a:xfrm>
                      <a:off x="0" y="0"/>
                      <a:ext cx="4477922" cy="3451821"/>
                    </a:xfrm>
                    <a:prstGeom prst="rect">
                      <a:avLst/>
                    </a:prstGeom>
                  </pic:spPr>
                </pic:pic>
              </a:graphicData>
            </a:graphic>
          </wp:inline>
        </w:drawing>
      </w:r>
    </w:p>
    <w:p w14:paraId="642E3D6F" w14:textId="77777777" w:rsidR="00D87B74" w:rsidRDefault="00D87B74" w:rsidP="00B3035C">
      <w:pPr>
        <w:ind w:firstLine="720"/>
      </w:pPr>
    </w:p>
    <w:p w14:paraId="31B14141" w14:textId="77777777" w:rsidR="00641655" w:rsidRPr="00641655" w:rsidRDefault="00641655" w:rsidP="00641655">
      <w:pPr>
        <w:numPr>
          <w:ilvl w:val="0"/>
          <w:numId w:val="2"/>
        </w:numPr>
        <w:rPr>
          <w:lang w:val="en"/>
        </w:rPr>
      </w:pPr>
      <w:r w:rsidRPr="00641655">
        <w:rPr>
          <w:lang w:val="en"/>
        </w:rPr>
        <w:t>Application of Excel formulas for calculations, summaries, and logical/text operations</w:t>
      </w:r>
    </w:p>
    <w:p w14:paraId="23CD0AD4" w14:textId="3E65775F" w:rsidR="00D87B74" w:rsidRDefault="006C1C65" w:rsidP="00B3035C">
      <w:pPr>
        <w:ind w:firstLine="720"/>
      </w:pPr>
      <w:r w:rsidRPr="00A23064">
        <w:rPr>
          <w:highlight w:val="darkCyan"/>
        </w:rPr>
        <w:t>SUMIF:</w:t>
      </w:r>
      <w:r>
        <w:t xml:space="preserve"> </w:t>
      </w:r>
    </w:p>
    <w:p w14:paraId="264257D2" w14:textId="4302C1AE" w:rsidR="006C1C65" w:rsidRDefault="006C1C65" w:rsidP="00B3035C">
      <w:pPr>
        <w:ind w:firstLine="720"/>
      </w:pPr>
      <w:r>
        <w:tab/>
        <w:t xml:space="preserve">SUMIF function is used to sum a </w:t>
      </w:r>
      <w:r w:rsidR="00F95E65">
        <w:t>range of values under a condition,</w:t>
      </w:r>
    </w:p>
    <w:p w14:paraId="63918BB2" w14:textId="65CB337C" w:rsidR="00F95E65" w:rsidRDefault="00B50240" w:rsidP="00B3035C">
      <w:pPr>
        <w:ind w:firstLine="720"/>
      </w:pPr>
      <w:r>
        <w:t xml:space="preserve">Suppose the condition is </w:t>
      </w:r>
      <w:proofErr w:type="gramStart"/>
      <w:r>
        <w:t>add</w:t>
      </w:r>
      <w:proofErr w:type="gramEnd"/>
      <w:r>
        <w:t xml:space="preserve"> the values in a selected range where the value gr</w:t>
      </w:r>
      <w:r w:rsidR="00032C0A">
        <w:t xml:space="preserve">eater than or equal to </w:t>
      </w:r>
      <w:r w:rsidR="009843EF">
        <w:t>300, so the function will work and gives the sum of the values &gt;= 300</w:t>
      </w:r>
      <w:r w:rsidR="00F145D1">
        <w:t>.</w:t>
      </w:r>
    </w:p>
    <w:p w14:paraId="1E92D1F7" w14:textId="6FEE8F19" w:rsidR="00F145D1" w:rsidRDefault="00F145D1" w:rsidP="00B3035C">
      <w:pPr>
        <w:ind w:firstLine="720"/>
      </w:pPr>
      <w:r>
        <w:t>Formula</w:t>
      </w:r>
      <w:r w:rsidRPr="0077404B">
        <w:rPr>
          <w:highlight w:val="darkCyan"/>
        </w:rPr>
        <w:t xml:space="preserve">: </w:t>
      </w:r>
      <w:r w:rsidR="0077404B" w:rsidRPr="0077404B">
        <w:rPr>
          <w:highlight w:val="darkCyan"/>
        </w:rPr>
        <w:t>=</w:t>
      </w:r>
      <w:proofErr w:type="gramStart"/>
      <w:r w:rsidR="0077404B" w:rsidRPr="0077404B">
        <w:rPr>
          <w:highlight w:val="darkCyan"/>
        </w:rPr>
        <w:t>SUMIF(</w:t>
      </w:r>
      <w:proofErr w:type="gramEnd"/>
      <w:r w:rsidR="0077404B" w:rsidRPr="0077404B">
        <w:rPr>
          <w:highlight w:val="darkCyan"/>
        </w:rPr>
        <w:t>H2:H27,"&gt;300")</w:t>
      </w:r>
    </w:p>
    <w:p w14:paraId="1FBEA864" w14:textId="2E691AD4" w:rsidR="0077404B" w:rsidRDefault="00A23064" w:rsidP="00B3035C">
      <w:pPr>
        <w:ind w:firstLine="720"/>
      </w:pPr>
      <w:r w:rsidRPr="00A23064">
        <w:lastRenderedPageBreak/>
        <w:drawing>
          <wp:inline distT="0" distB="0" distL="0" distR="0" wp14:anchorId="11370971" wp14:editId="5BB0C9F9">
            <wp:extent cx="4953000" cy="1351915"/>
            <wp:effectExtent l="0" t="0" r="0" b="635"/>
            <wp:docPr id="84833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6619" name=""/>
                    <pic:cNvPicPr/>
                  </pic:nvPicPr>
                  <pic:blipFill>
                    <a:blip r:embed="rId28"/>
                    <a:stretch>
                      <a:fillRect/>
                    </a:stretch>
                  </pic:blipFill>
                  <pic:spPr>
                    <a:xfrm>
                      <a:off x="0" y="0"/>
                      <a:ext cx="4956687" cy="1352921"/>
                    </a:xfrm>
                    <a:prstGeom prst="rect">
                      <a:avLst/>
                    </a:prstGeom>
                  </pic:spPr>
                </pic:pic>
              </a:graphicData>
            </a:graphic>
          </wp:inline>
        </w:drawing>
      </w:r>
    </w:p>
    <w:p w14:paraId="6BA89B46" w14:textId="77777777" w:rsidR="00A23064" w:rsidRDefault="00A23064" w:rsidP="00B3035C">
      <w:pPr>
        <w:ind w:firstLine="720"/>
      </w:pPr>
    </w:p>
    <w:p w14:paraId="13C78EBA" w14:textId="14DAFD8C" w:rsidR="00A23064" w:rsidRDefault="00A23064" w:rsidP="00B3035C">
      <w:pPr>
        <w:ind w:firstLine="720"/>
      </w:pPr>
      <w:r w:rsidRPr="00A23064">
        <w:rPr>
          <w:highlight w:val="darkCyan"/>
        </w:rPr>
        <w:t>COUNTIF:</w:t>
      </w:r>
    </w:p>
    <w:p w14:paraId="2918C2FB" w14:textId="257E9D27" w:rsidR="00471D70" w:rsidRDefault="00471D70" w:rsidP="00471D70">
      <w:pPr>
        <w:ind w:firstLine="720"/>
      </w:pPr>
      <w:r>
        <w:t xml:space="preserve">COUNTIF </w:t>
      </w:r>
      <w:r>
        <w:t xml:space="preserve">function is used to </w:t>
      </w:r>
      <w:r w:rsidR="00142539">
        <w:t>count</w:t>
      </w:r>
      <w:r>
        <w:t xml:space="preserve"> a range of values under a condition,</w:t>
      </w:r>
    </w:p>
    <w:p w14:paraId="35FCDCCB" w14:textId="028CA28F" w:rsidR="00471D70" w:rsidRDefault="00471D70" w:rsidP="00471D70">
      <w:pPr>
        <w:ind w:firstLine="720"/>
      </w:pPr>
      <w:r>
        <w:t xml:space="preserve">Suppose the condition is </w:t>
      </w:r>
      <w:proofErr w:type="gramStart"/>
      <w:r w:rsidR="00142539">
        <w:t>count</w:t>
      </w:r>
      <w:proofErr w:type="gramEnd"/>
      <w:r>
        <w:t xml:space="preserve"> the values in a selected range where the value equal to</w:t>
      </w:r>
      <w:r w:rsidR="00142539">
        <w:t xml:space="preserve"> 4</w:t>
      </w:r>
      <w:r>
        <w:t xml:space="preserve">, so the function will work and gives the </w:t>
      </w:r>
      <w:r w:rsidR="00142539">
        <w:t>count</w:t>
      </w:r>
      <w:r>
        <w:t xml:space="preserve"> of the values </w:t>
      </w:r>
      <w:r w:rsidR="00AD03FF">
        <w:t>=4</w:t>
      </w:r>
      <w:r>
        <w:t>.</w:t>
      </w:r>
    </w:p>
    <w:p w14:paraId="30EDAD29" w14:textId="77777777" w:rsidR="00471D70" w:rsidRDefault="00471D70" w:rsidP="00B3035C">
      <w:pPr>
        <w:ind w:firstLine="720"/>
      </w:pPr>
    </w:p>
    <w:p w14:paraId="44DDFBAF" w14:textId="2A8CB9EB" w:rsidR="00A23064" w:rsidRDefault="00A23064" w:rsidP="00B3035C">
      <w:pPr>
        <w:ind w:firstLine="720"/>
      </w:pPr>
      <w:r>
        <w:tab/>
      </w:r>
      <w:proofErr w:type="gramStart"/>
      <w:r w:rsidR="00AD03FF">
        <w:t>Formula :</w:t>
      </w:r>
      <w:proofErr w:type="gramEnd"/>
      <w:r w:rsidR="00AD03FF">
        <w:t xml:space="preserve">   </w:t>
      </w:r>
      <w:r w:rsidR="00471D70" w:rsidRPr="00AD03FF">
        <w:rPr>
          <w:highlight w:val="darkCyan"/>
        </w:rPr>
        <w:t>=</w:t>
      </w:r>
      <w:proofErr w:type="gramStart"/>
      <w:r w:rsidR="00471D70" w:rsidRPr="00AD03FF">
        <w:rPr>
          <w:highlight w:val="darkCyan"/>
        </w:rPr>
        <w:t>COUNTIF(</w:t>
      </w:r>
      <w:proofErr w:type="gramEnd"/>
      <w:r w:rsidR="00471D70" w:rsidRPr="00AD03FF">
        <w:rPr>
          <w:highlight w:val="darkCyan"/>
        </w:rPr>
        <w:t>G2:G28,"=4")</w:t>
      </w:r>
    </w:p>
    <w:p w14:paraId="776ECC22" w14:textId="0E979981" w:rsidR="00BA2931" w:rsidRDefault="00BA2931" w:rsidP="00B3035C">
      <w:pPr>
        <w:ind w:firstLine="720"/>
      </w:pPr>
      <w:r w:rsidRPr="00BA2931">
        <w:drawing>
          <wp:inline distT="0" distB="0" distL="0" distR="0" wp14:anchorId="68E88FB3" wp14:editId="1E84C82E">
            <wp:extent cx="4882243" cy="1373505"/>
            <wp:effectExtent l="0" t="0" r="0" b="0"/>
            <wp:docPr id="133588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81006" name=""/>
                    <pic:cNvPicPr/>
                  </pic:nvPicPr>
                  <pic:blipFill>
                    <a:blip r:embed="rId29"/>
                    <a:stretch>
                      <a:fillRect/>
                    </a:stretch>
                  </pic:blipFill>
                  <pic:spPr>
                    <a:xfrm>
                      <a:off x="0" y="0"/>
                      <a:ext cx="4885282" cy="1374360"/>
                    </a:xfrm>
                    <a:prstGeom prst="rect">
                      <a:avLst/>
                    </a:prstGeom>
                  </pic:spPr>
                </pic:pic>
              </a:graphicData>
            </a:graphic>
          </wp:inline>
        </w:drawing>
      </w:r>
    </w:p>
    <w:p w14:paraId="6DEA87EA" w14:textId="77777777" w:rsidR="00AD03FF" w:rsidRDefault="00AD03FF" w:rsidP="00B3035C">
      <w:pPr>
        <w:ind w:firstLine="720"/>
      </w:pPr>
    </w:p>
    <w:p w14:paraId="4653BE3B" w14:textId="1DE6DF99" w:rsidR="00AD03FF" w:rsidRDefault="00AD03FF" w:rsidP="00B3035C">
      <w:pPr>
        <w:ind w:firstLine="720"/>
      </w:pPr>
      <w:r w:rsidRPr="00AD03FF">
        <w:rPr>
          <w:highlight w:val="darkCyan"/>
        </w:rPr>
        <w:t>AVERAGEIF:</w:t>
      </w:r>
    </w:p>
    <w:p w14:paraId="0ED464DE" w14:textId="58FA7478" w:rsidR="00AD03FF" w:rsidRDefault="00BA2931" w:rsidP="00B3035C">
      <w:pPr>
        <w:ind w:firstLine="720"/>
      </w:pPr>
      <w:r>
        <w:t xml:space="preserve">function is used to </w:t>
      </w:r>
      <w:r>
        <w:t>find the average</w:t>
      </w:r>
      <w:r>
        <w:t xml:space="preserve"> of values under a condition</w:t>
      </w:r>
      <w:r>
        <w:t>.</w:t>
      </w:r>
    </w:p>
    <w:p w14:paraId="3E2F5DE8" w14:textId="1DF2AB9A" w:rsidR="00BA2931" w:rsidRDefault="00BA2931" w:rsidP="00BA2931">
      <w:pPr>
        <w:ind w:firstLine="720"/>
      </w:pPr>
      <w:r>
        <w:t xml:space="preserve">Suppose the condition </w:t>
      </w:r>
      <w:r>
        <w:t>find the average</w:t>
      </w:r>
      <w:r>
        <w:t xml:space="preserve"> </w:t>
      </w:r>
      <w:r>
        <w:t xml:space="preserve">of the </w:t>
      </w:r>
      <w:r>
        <w:t xml:space="preserve">selected range where the value </w:t>
      </w:r>
      <w:r>
        <w:t>&gt;= 300</w:t>
      </w:r>
      <w:r>
        <w:t xml:space="preserve">, so the function will work and gives the </w:t>
      </w:r>
      <w:r>
        <w:t>average</w:t>
      </w:r>
      <w:r>
        <w:t xml:space="preserve"> of the values </w:t>
      </w:r>
      <w:r>
        <w:t>&gt;=300</w:t>
      </w:r>
      <w:r>
        <w:t>.</w:t>
      </w:r>
    </w:p>
    <w:p w14:paraId="08452536" w14:textId="06D24D6F" w:rsidR="00BA2931" w:rsidRDefault="00463CAC" w:rsidP="00BA2931">
      <w:pPr>
        <w:ind w:firstLine="720"/>
      </w:pPr>
      <w:proofErr w:type="gramStart"/>
      <w:r>
        <w:t>Formula :</w:t>
      </w:r>
      <w:proofErr w:type="gramEnd"/>
      <w:r>
        <w:t xml:space="preserve">        </w:t>
      </w:r>
      <w:r w:rsidRPr="00463CAC">
        <w:rPr>
          <w:highlight w:val="darkCyan"/>
        </w:rPr>
        <w:t>=</w:t>
      </w:r>
      <w:proofErr w:type="gramStart"/>
      <w:r w:rsidRPr="00463CAC">
        <w:rPr>
          <w:highlight w:val="darkCyan"/>
        </w:rPr>
        <w:t>AVERAGEIF(</w:t>
      </w:r>
      <w:proofErr w:type="gramEnd"/>
      <w:r w:rsidRPr="00463CAC">
        <w:rPr>
          <w:highlight w:val="darkCyan"/>
        </w:rPr>
        <w:t>H2:H27,"&gt;=300")</w:t>
      </w:r>
    </w:p>
    <w:p w14:paraId="5E077B8F" w14:textId="1F32AF14" w:rsidR="00463CAC" w:rsidRDefault="00BF02D0" w:rsidP="00BA2931">
      <w:pPr>
        <w:ind w:firstLine="720"/>
      </w:pPr>
      <w:r w:rsidRPr="00BF02D0">
        <w:drawing>
          <wp:inline distT="0" distB="0" distL="0" distR="0" wp14:anchorId="76735D7E" wp14:editId="7A87366A">
            <wp:extent cx="4865914" cy="1811482"/>
            <wp:effectExtent l="0" t="0" r="0" b="0"/>
            <wp:docPr id="181671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12103" name=""/>
                    <pic:cNvPicPr/>
                  </pic:nvPicPr>
                  <pic:blipFill>
                    <a:blip r:embed="rId30"/>
                    <a:stretch>
                      <a:fillRect/>
                    </a:stretch>
                  </pic:blipFill>
                  <pic:spPr>
                    <a:xfrm>
                      <a:off x="0" y="0"/>
                      <a:ext cx="4876033" cy="1815249"/>
                    </a:xfrm>
                    <a:prstGeom prst="rect">
                      <a:avLst/>
                    </a:prstGeom>
                  </pic:spPr>
                </pic:pic>
              </a:graphicData>
            </a:graphic>
          </wp:inline>
        </w:drawing>
      </w:r>
    </w:p>
    <w:p w14:paraId="17855F01" w14:textId="3DB80B5B" w:rsidR="006B75BC" w:rsidRDefault="006B75BC" w:rsidP="006B75BC">
      <w:pPr>
        <w:spacing w:after="0" w:line="240" w:lineRule="auto"/>
        <w:rPr>
          <w:rFonts w:ascii="Aptos Narrow" w:eastAsia="Times New Roman" w:hAnsi="Aptos Narrow" w:cs="Times New Roman"/>
          <w:color w:val="000000"/>
          <w:kern w:val="0"/>
          <w:sz w:val="22"/>
          <w:szCs w:val="22"/>
          <w:lang w:eastAsia="en-IN"/>
          <w14:ligatures w14:val="none"/>
        </w:rPr>
      </w:pPr>
      <w:r w:rsidRPr="006B75BC">
        <w:rPr>
          <w:rFonts w:ascii="Aptos Narrow" w:eastAsia="Times New Roman" w:hAnsi="Aptos Narrow" w:cs="Times New Roman"/>
          <w:color w:val="000000"/>
          <w:kern w:val="0"/>
          <w:sz w:val="22"/>
          <w:szCs w:val="22"/>
          <w:lang w:eastAsia="en-IN"/>
          <w14:ligatures w14:val="none"/>
        </w:rPr>
        <w:lastRenderedPageBreak/>
        <w:t>TEXT</w:t>
      </w:r>
      <w:r>
        <w:rPr>
          <w:rFonts w:ascii="Aptos Narrow" w:eastAsia="Times New Roman" w:hAnsi="Aptos Narrow" w:cs="Times New Roman"/>
          <w:color w:val="000000"/>
          <w:kern w:val="0"/>
          <w:sz w:val="22"/>
          <w:szCs w:val="22"/>
          <w:lang w:eastAsia="en-IN"/>
          <w14:ligatures w14:val="none"/>
        </w:rPr>
        <w:t xml:space="preserve">: </w:t>
      </w:r>
    </w:p>
    <w:p w14:paraId="014ECE9D" w14:textId="21EB395F" w:rsidR="00391033" w:rsidRPr="00391033" w:rsidRDefault="006B75BC" w:rsidP="00391033">
      <w:pPr>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ab/>
        <w:t xml:space="preserve">This function is used to find the day from a given </w:t>
      </w:r>
      <w:proofErr w:type="gramStart"/>
      <w:r>
        <w:rPr>
          <w:rFonts w:ascii="Aptos Narrow" w:eastAsia="Times New Roman" w:hAnsi="Aptos Narrow" w:cs="Times New Roman"/>
          <w:color w:val="000000"/>
          <w:kern w:val="0"/>
          <w:sz w:val="22"/>
          <w:szCs w:val="22"/>
          <w:lang w:eastAsia="en-IN"/>
          <w14:ligatures w14:val="none"/>
        </w:rPr>
        <w:t>date ,</w:t>
      </w:r>
      <w:proofErr w:type="gramEnd"/>
      <w:r>
        <w:rPr>
          <w:rFonts w:ascii="Aptos Narrow" w:eastAsia="Times New Roman" w:hAnsi="Aptos Narrow" w:cs="Times New Roman"/>
          <w:color w:val="000000"/>
          <w:kern w:val="0"/>
          <w:sz w:val="22"/>
          <w:szCs w:val="22"/>
          <w:lang w:eastAsia="en-IN"/>
          <w14:ligatures w14:val="none"/>
        </w:rPr>
        <w:t xml:space="preserve"> suppose the given date is </w:t>
      </w:r>
      <w:r w:rsidR="00391033">
        <w:rPr>
          <w:rFonts w:ascii="Aptos Narrow" w:eastAsia="Times New Roman" w:hAnsi="Aptos Narrow" w:cs="Times New Roman"/>
          <w:color w:val="000000"/>
          <w:kern w:val="0"/>
          <w:sz w:val="22"/>
          <w:szCs w:val="22"/>
          <w:lang w:eastAsia="en-IN"/>
          <w14:ligatures w14:val="none"/>
        </w:rPr>
        <w:t>“</w:t>
      </w:r>
      <w:r w:rsidR="00391033" w:rsidRPr="00391033">
        <w:rPr>
          <w:rFonts w:ascii="Aptos Narrow" w:eastAsia="Times New Roman" w:hAnsi="Aptos Narrow" w:cs="Times New Roman"/>
          <w:color w:val="000000"/>
          <w:kern w:val="0"/>
          <w:sz w:val="22"/>
          <w:szCs w:val="22"/>
          <w:lang w:eastAsia="en-IN"/>
          <w14:ligatures w14:val="none"/>
        </w:rPr>
        <w:t>17-12-2024</w:t>
      </w:r>
    </w:p>
    <w:p w14:paraId="6E7F6515" w14:textId="4536A083" w:rsidR="006B75BC" w:rsidRDefault="00391033" w:rsidP="006B75BC">
      <w:pPr>
        <w:spacing w:after="0" w:line="240" w:lineRule="auto"/>
        <w:rPr>
          <w:rFonts w:ascii="Aptos Narrow" w:eastAsia="Times New Roman" w:hAnsi="Aptos Narrow" w:cs="Times New Roman"/>
          <w:color w:val="000000"/>
          <w:kern w:val="0"/>
          <w:sz w:val="22"/>
          <w:szCs w:val="22"/>
          <w:lang w:eastAsia="en-IN"/>
          <w14:ligatures w14:val="none"/>
        </w:rPr>
      </w:pPr>
      <w:proofErr w:type="gramStart"/>
      <w:r>
        <w:rPr>
          <w:rFonts w:ascii="Aptos Narrow" w:eastAsia="Times New Roman" w:hAnsi="Aptos Narrow" w:cs="Times New Roman"/>
          <w:b/>
          <w:bCs/>
          <w:color w:val="000000"/>
          <w:kern w:val="0"/>
          <w:sz w:val="22"/>
          <w:szCs w:val="22"/>
          <w:lang w:eastAsia="en-IN"/>
          <w14:ligatures w14:val="none"/>
        </w:rPr>
        <w:t xml:space="preserve">“ </w:t>
      </w:r>
      <w:r>
        <w:rPr>
          <w:rFonts w:ascii="Aptos Narrow" w:eastAsia="Times New Roman" w:hAnsi="Aptos Narrow" w:cs="Times New Roman"/>
          <w:color w:val="000000"/>
          <w:kern w:val="0"/>
          <w:sz w:val="22"/>
          <w:szCs w:val="22"/>
          <w:lang w:eastAsia="en-IN"/>
          <w14:ligatures w14:val="none"/>
        </w:rPr>
        <w:t>and</w:t>
      </w:r>
      <w:proofErr w:type="gramEnd"/>
      <w:r>
        <w:rPr>
          <w:rFonts w:ascii="Aptos Narrow" w:eastAsia="Times New Roman" w:hAnsi="Aptos Narrow" w:cs="Times New Roman"/>
          <w:color w:val="000000"/>
          <w:kern w:val="0"/>
          <w:sz w:val="22"/>
          <w:szCs w:val="22"/>
          <w:lang w:eastAsia="en-IN"/>
          <w14:ligatures w14:val="none"/>
        </w:rPr>
        <w:t xml:space="preserve"> then </w:t>
      </w:r>
      <w:r w:rsidR="0045604E">
        <w:rPr>
          <w:rFonts w:ascii="Aptos Narrow" w:eastAsia="Times New Roman" w:hAnsi="Aptos Narrow" w:cs="Times New Roman"/>
          <w:color w:val="000000"/>
          <w:kern w:val="0"/>
          <w:sz w:val="22"/>
          <w:szCs w:val="22"/>
          <w:lang w:eastAsia="en-IN"/>
          <w14:ligatures w14:val="none"/>
        </w:rPr>
        <w:t>we can find the corresponding day from the function.</w:t>
      </w:r>
    </w:p>
    <w:p w14:paraId="51CB6F2E" w14:textId="77777777" w:rsidR="0045604E" w:rsidRDefault="0045604E" w:rsidP="006B75BC">
      <w:pPr>
        <w:spacing w:after="0" w:line="240" w:lineRule="auto"/>
        <w:rPr>
          <w:rFonts w:ascii="Aptos Narrow" w:eastAsia="Times New Roman" w:hAnsi="Aptos Narrow" w:cs="Times New Roman"/>
          <w:color w:val="000000"/>
          <w:kern w:val="0"/>
          <w:sz w:val="22"/>
          <w:szCs w:val="22"/>
          <w:lang w:eastAsia="en-IN"/>
          <w14:ligatures w14:val="none"/>
        </w:rPr>
      </w:pPr>
    </w:p>
    <w:p w14:paraId="1DD275FF" w14:textId="73735423" w:rsidR="0045604E" w:rsidRDefault="0045604E" w:rsidP="006B75BC">
      <w:pPr>
        <w:spacing w:after="0" w:line="240" w:lineRule="auto"/>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 xml:space="preserve">Formula:   </w:t>
      </w:r>
      <w:r w:rsidR="00980EEB" w:rsidRPr="00980EEB">
        <w:rPr>
          <w:rFonts w:ascii="Aptos Narrow" w:eastAsia="Times New Roman" w:hAnsi="Aptos Narrow" w:cs="Times New Roman"/>
          <w:color w:val="000000"/>
          <w:kern w:val="0"/>
          <w:sz w:val="22"/>
          <w:szCs w:val="22"/>
          <w:highlight w:val="darkCyan"/>
          <w:lang w:eastAsia="en-IN"/>
          <w14:ligatures w14:val="none"/>
        </w:rPr>
        <w:t>=TEXT(B2,"DDDD")</w:t>
      </w:r>
    </w:p>
    <w:p w14:paraId="793EBFBD" w14:textId="77777777" w:rsidR="00980EEB" w:rsidRDefault="00980EEB" w:rsidP="006B75BC">
      <w:pPr>
        <w:spacing w:after="0" w:line="240" w:lineRule="auto"/>
        <w:rPr>
          <w:rFonts w:ascii="Aptos Narrow" w:eastAsia="Times New Roman" w:hAnsi="Aptos Narrow" w:cs="Times New Roman"/>
          <w:color w:val="000000"/>
          <w:kern w:val="0"/>
          <w:sz w:val="22"/>
          <w:szCs w:val="22"/>
          <w:lang w:eastAsia="en-IN"/>
          <w14:ligatures w14:val="none"/>
        </w:rPr>
      </w:pPr>
    </w:p>
    <w:p w14:paraId="21281685" w14:textId="0D66A2EF" w:rsidR="00980EEB" w:rsidRDefault="00A063BD" w:rsidP="006B75BC">
      <w:pPr>
        <w:spacing w:after="0" w:line="240" w:lineRule="auto"/>
        <w:rPr>
          <w:rFonts w:ascii="Aptos Narrow" w:eastAsia="Times New Roman" w:hAnsi="Aptos Narrow" w:cs="Times New Roman"/>
          <w:color w:val="000000"/>
          <w:kern w:val="0"/>
          <w:sz w:val="22"/>
          <w:szCs w:val="22"/>
          <w:lang w:eastAsia="en-IN"/>
          <w14:ligatures w14:val="none"/>
        </w:rPr>
      </w:pPr>
      <w:r w:rsidRPr="00A063BD">
        <w:rPr>
          <w:rFonts w:ascii="Aptos Narrow" w:eastAsia="Times New Roman" w:hAnsi="Aptos Narrow" w:cs="Times New Roman"/>
          <w:color w:val="000000"/>
          <w:kern w:val="0"/>
          <w:sz w:val="22"/>
          <w:szCs w:val="22"/>
          <w:lang w:eastAsia="en-IN"/>
          <w14:ligatures w14:val="none"/>
        </w:rPr>
        <w:drawing>
          <wp:inline distT="0" distB="0" distL="0" distR="0" wp14:anchorId="35856C16" wp14:editId="09EAE514">
            <wp:extent cx="5731510" cy="1334135"/>
            <wp:effectExtent l="0" t="0" r="2540" b="0"/>
            <wp:docPr id="3857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6398" name=""/>
                    <pic:cNvPicPr/>
                  </pic:nvPicPr>
                  <pic:blipFill>
                    <a:blip r:embed="rId31"/>
                    <a:stretch>
                      <a:fillRect/>
                    </a:stretch>
                  </pic:blipFill>
                  <pic:spPr>
                    <a:xfrm>
                      <a:off x="0" y="0"/>
                      <a:ext cx="5731510" cy="1334135"/>
                    </a:xfrm>
                    <a:prstGeom prst="rect">
                      <a:avLst/>
                    </a:prstGeom>
                  </pic:spPr>
                </pic:pic>
              </a:graphicData>
            </a:graphic>
          </wp:inline>
        </w:drawing>
      </w:r>
    </w:p>
    <w:p w14:paraId="58D84473" w14:textId="77777777" w:rsidR="006A29D7" w:rsidRPr="00391033" w:rsidRDefault="006A29D7" w:rsidP="006B75BC">
      <w:pPr>
        <w:spacing w:after="0" w:line="240" w:lineRule="auto"/>
        <w:rPr>
          <w:rFonts w:ascii="Aptos Narrow" w:eastAsia="Times New Roman" w:hAnsi="Aptos Narrow" w:cs="Times New Roman"/>
          <w:color w:val="000000"/>
          <w:kern w:val="0"/>
          <w:sz w:val="22"/>
          <w:szCs w:val="22"/>
          <w:lang w:eastAsia="en-IN"/>
          <w14:ligatures w14:val="none"/>
        </w:rPr>
      </w:pPr>
    </w:p>
    <w:p w14:paraId="525912B4" w14:textId="7FCBDDB4" w:rsidR="00BA2931" w:rsidRDefault="005129F5" w:rsidP="00B3035C">
      <w:pPr>
        <w:ind w:firstLine="720"/>
      </w:pPr>
      <w:r>
        <w:t>AVERAGE:</w:t>
      </w:r>
    </w:p>
    <w:p w14:paraId="25A1A9DE" w14:textId="58DF3BE5" w:rsidR="005129F5" w:rsidRDefault="009F00B6" w:rsidP="00B3035C">
      <w:pPr>
        <w:ind w:firstLine="720"/>
      </w:pPr>
      <w:r>
        <w:t>AVERAGE Function is used to find the average of a selected range of cells.</w:t>
      </w:r>
    </w:p>
    <w:p w14:paraId="19CF5F5E" w14:textId="60D3CB1D" w:rsidR="009F00B6" w:rsidRDefault="001774A2" w:rsidP="00B3035C">
      <w:pPr>
        <w:ind w:firstLine="720"/>
      </w:pPr>
      <w:r>
        <w:t xml:space="preserve">Formula:     </w:t>
      </w:r>
      <w:r w:rsidRPr="001774A2">
        <w:rPr>
          <w:highlight w:val="darkCyan"/>
        </w:rPr>
        <w:t>=AVERAGE(RAW_DATA37[price])</w:t>
      </w:r>
    </w:p>
    <w:p w14:paraId="5712147C" w14:textId="77777777" w:rsidR="001774A2" w:rsidRDefault="001774A2" w:rsidP="00B3035C">
      <w:pPr>
        <w:ind w:firstLine="720"/>
      </w:pPr>
    </w:p>
    <w:p w14:paraId="42AF96F4" w14:textId="1A04B82E" w:rsidR="001774A2" w:rsidRDefault="001774A2" w:rsidP="00B3035C">
      <w:pPr>
        <w:ind w:firstLine="720"/>
      </w:pPr>
      <w:r w:rsidRPr="001774A2">
        <w:drawing>
          <wp:inline distT="0" distB="0" distL="0" distR="0" wp14:anchorId="421A7129" wp14:editId="180D5719">
            <wp:extent cx="5731510" cy="1358900"/>
            <wp:effectExtent l="0" t="0" r="2540" b="0"/>
            <wp:docPr id="64165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53933" name=""/>
                    <pic:cNvPicPr/>
                  </pic:nvPicPr>
                  <pic:blipFill>
                    <a:blip r:embed="rId32"/>
                    <a:stretch>
                      <a:fillRect/>
                    </a:stretch>
                  </pic:blipFill>
                  <pic:spPr>
                    <a:xfrm>
                      <a:off x="0" y="0"/>
                      <a:ext cx="5731510" cy="1358900"/>
                    </a:xfrm>
                    <a:prstGeom prst="rect">
                      <a:avLst/>
                    </a:prstGeom>
                  </pic:spPr>
                </pic:pic>
              </a:graphicData>
            </a:graphic>
          </wp:inline>
        </w:drawing>
      </w:r>
    </w:p>
    <w:p w14:paraId="09D2498D" w14:textId="77777777" w:rsidR="001774A2" w:rsidRDefault="001774A2" w:rsidP="00B3035C">
      <w:pPr>
        <w:ind w:firstLine="720"/>
      </w:pPr>
    </w:p>
    <w:p w14:paraId="68434133" w14:textId="69826F4B" w:rsidR="001774A2" w:rsidRDefault="00CD4DB9" w:rsidP="00B972D7">
      <w:r w:rsidRPr="00CD4DB9">
        <w:rPr>
          <w:sz w:val="56"/>
          <w:szCs w:val="56"/>
        </w:rPr>
        <w:t>.</w:t>
      </w:r>
      <w:r w:rsidR="00461FDC">
        <w:rPr>
          <w:sz w:val="56"/>
          <w:szCs w:val="56"/>
        </w:rPr>
        <w:t xml:space="preserve"> </w:t>
      </w:r>
      <w:r w:rsidR="00B972D7" w:rsidRPr="00B972D7">
        <w:t>Use the XLOOKUP/VLOOKUP functions to combine the tables.</w:t>
      </w:r>
    </w:p>
    <w:p w14:paraId="6F78DF2E" w14:textId="41E6793B" w:rsidR="00A4529F" w:rsidRDefault="00A4529F" w:rsidP="00B972D7">
      <w:r>
        <w:tab/>
      </w:r>
      <w:r w:rsidR="000F53AF">
        <w:t xml:space="preserve">This function searches for a specific value in the first column of a table </w:t>
      </w:r>
      <w:r w:rsidR="00866C27">
        <w:t>and returns a value from another column in the same row.</w:t>
      </w:r>
    </w:p>
    <w:p w14:paraId="7A443469" w14:textId="16B0FA70" w:rsidR="005855E6" w:rsidRDefault="00841542" w:rsidP="00866C27">
      <w:pPr>
        <w:ind w:firstLine="720"/>
      </w:pPr>
      <w:r>
        <w:t xml:space="preserve">Suppose </w:t>
      </w:r>
      <w:r w:rsidR="00751671">
        <w:t>if we need to find the gender of the customer</w:t>
      </w:r>
      <w:r w:rsidR="005776C7">
        <w:t xml:space="preserve"> and customer id is given, so use the formula,</w:t>
      </w:r>
    </w:p>
    <w:p w14:paraId="54167A2C" w14:textId="100F6D69" w:rsidR="005776C7" w:rsidRDefault="00292708" w:rsidP="00B972D7">
      <w:proofErr w:type="gramStart"/>
      <w:r>
        <w:t>Formula :</w:t>
      </w:r>
      <w:proofErr w:type="gramEnd"/>
      <w:r>
        <w:t xml:space="preserve">   </w:t>
      </w:r>
      <w:r w:rsidRPr="00292708">
        <w:rPr>
          <w:highlight w:val="darkCyan"/>
        </w:rPr>
        <w:t>=VLOOKUP(O</w:t>
      </w:r>
      <w:proofErr w:type="gramStart"/>
      <w:r w:rsidRPr="00292708">
        <w:rPr>
          <w:highlight w:val="darkCyan"/>
        </w:rPr>
        <w:t>31,A2:M6</w:t>
      </w:r>
      <w:proofErr w:type="gramEnd"/>
      <w:r w:rsidRPr="00292708">
        <w:rPr>
          <w:highlight w:val="darkCyan"/>
        </w:rPr>
        <w:t>,</w:t>
      </w:r>
      <w:proofErr w:type="gramStart"/>
      <w:r w:rsidRPr="00292708">
        <w:rPr>
          <w:highlight w:val="darkCyan"/>
        </w:rPr>
        <w:t>12,FALSE</w:t>
      </w:r>
      <w:proofErr w:type="gramEnd"/>
      <w:r w:rsidRPr="00292708">
        <w:rPr>
          <w:highlight w:val="darkCyan"/>
        </w:rPr>
        <w:t>)</w:t>
      </w:r>
    </w:p>
    <w:p w14:paraId="02430E03" w14:textId="52FB4691" w:rsidR="00292708" w:rsidRDefault="005947B3" w:rsidP="00B972D7">
      <w:r w:rsidRPr="005947B3">
        <w:lastRenderedPageBreak/>
        <w:drawing>
          <wp:inline distT="0" distB="0" distL="0" distR="0" wp14:anchorId="0CCF0FEE" wp14:editId="76459E70">
            <wp:extent cx="5731510" cy="1540329"/>
            <wp:effectExtent l="0" t="0" r="2540" b="3175"/>
            <wp:docPr id="6453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4928" name=""/>
                    <pic:cNvPicPr/>
                  </pic:nvPicPr>
                  <pic:blipFill>
                    <a:blip r:embed="rId33"/>
                    <a:stretch>
                      <a:fillRect/>
                    </a:stretch>
                  </pic:blipFill>
                  <pic:spPr>
                    <a:xfrm>
                      <a:off x="0" y="0"/>
                      <a:ext cx="5739215" cy="1542400"/>
                    </a:xfrm>
                    <a:prstGeom prst="rect">
                      <a:avLst/>
                    </a:prstGeom>
                  </pic:spPr>
                </pic:pic>
              </a:graphicData>
            </a:graphic>
          </wp:inline>
        </w:drawing>
      </w:r>
    </w:p>
    <w:p w14:paraId="2AAAE757" w14:textId="77777777" w:rsidR="005947B3" w:rsidRDefault="005947B3" w:rsidP="00B972D7"/>
    <w:p w14:paraId="5159386E" w14:textId="3FFAA7CC" w:rsidR="005947B3" w:rsidRDefault="00C205D1" w:rsidP="00B972D7">
      <w:r>
        <w:t>XLOOKUP:</w:t>
      </w:r>
    </w:p>
    <w:p w14:paraId="543D4666" w14:textId="77777777" w:rsidR="00C205D1" w:rsidRDefault="00C205D1" w:rsidP="00C205D1">
      <w:pPr>
        <w:ind w:firstLine="720"/>
      </w:pPr>
      <w:r>
        <w:t>XLOOKUP is a modern and advanced lookup function used to find values in any direction.</w:t>
      </w:r>
    </w:p>
    <w:p w14:paraId="4C166767" w14:textId="67828DAF" w:rsidR="00C205D1" w:rsidRDefault="00AF5363" w:rsidP="00B972D7">
      <w:r>
        <w:t xml:space="preserve"> </w:t>
      </w:r>
      <w:r>
        <w:tab/>
        <w:t xml:space="preserve">Suppose if wanted to know the price corresponding to a </w:t>
      </w:r>
      <w:proofErr w:type="spellStart"/>
      <w:r>
        <w:t>customer_</w:t>
      </w:r>
      <w:proofErr w:type="gramStart"/>
      <w:r>
        <w:t>id</w:t>
      </w:r>
      <w:proofErr w:type="spellEnd"/>
      <w:r>
        <w:t xml:space="preserve"> ,</w:t>
      </w:r>
      <w:proofErr w:type="gramEnd"/>
      <w:r>
        <w:t xml:space="preserve"> then </w:t>
      </w:r>
      <w:r w:rsidR="00CE17EC">
        <w:t>use this formula,</w:t>
      </w:r>
    </w:p>
    <w:p w14:paraId="20DF82FE" w14:textId="4432F648" w:rsidR="00CE17EC" w:rsidRDefault="00CE17EC" w:rsidP="00B972D7">
      <w:proofErr w:type="gramStart"/>
      <w:r>
        <w:t>Formula :</w:t>
      </w:r>
      <w:proofErr w:type="gramEnd"/>
      <w:r>
        <w:t xml:space="preserve"> </w:t>
      </w:r>
      <w:r w:rsidR="00B06BC9" w:rsidRPr="00B06BC9">
        <w:rPr>
          <w:highlight w:val="darkCyan"/>
        </w:rPr>
        <w:t>=XLOOKUP(A</w:t>
      </w:r>
      <w:proofErr w:type="gramStart"/>
      <w:r w:rsidR="00B06BC9" w:rsidRPr="00B06BC9">
        <w:rPr>
          <w:highlight w:val="darkCyan"/>
        </w:rPr>
        <w:t>2,A2:A6</w:t>
      </w:r>
      <w:proofErr w:type="gramEnd"/>
      <w:r w:rsidR="00B06BC9" w:rsidRPr="00B06BC9">
        <w:rPr>
          <w:highlight w:val="darkCyan"/>
        </w:rPr>
        <w:t>,H2:H6)</w:t>
      </w:r>
    </w:p>
    <w:p w14:paraId="28F2F873" w14:textId="77777777" w:rsidR="00B06BC9" w:rsidRDefault="00B06BC9" w:rsidP="00B972D7"/>
    <w:p w14:paraId="7B6BDF4F" w14:textId="393DEF60" w:rsidR="00B06BC9" w:rsidRDefault="00B06BC9" w:rsidP="00B972D7">
      <w:r w:rsidRPr="00B06BC9">
        <w:drawing>
          <wp:inline distT="0" distB="0" distL="0" distR="0" wp14:anchorId="18150E25" wp14:editId="7FBA2EDB">
            <wp:extent cx="5246370" cy="1224643"/>
            <wp:effectExtent l="0" t="0" r="0" b="0"/>
            <wp:docPr id="80009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98965" name=""/>
                    <pic:cNvPicPr/>
                  </pic:nvPicPr>
                  <pic:blipFill>
                    <a:blip r:embed="rId34"/>
                    <a:stretch>
                      <a:fillRect/>
                    </a:stretch>
                  </pic:blipFill>
                  <pic:spPr>
                    <a:xfrm>
                      <a:off x="0" y="0"/>
                      <a:ext cx="5264570" cy="1228891"/>
                    </a:xfrm>
                    <a:prstGeom prst="rect">
                      <a:avLst/>
                    </a:prstGeom>
                  </pic:spPr>
                </pic:pic>
              </a:graphicData>
            </a:graphic>
          </wp:inline>
        </w:drawing>
      </w:r>
    </w:p>
    <w:p w14:paraId="55BAC108" w14:textId="1E86DCC6" w:rsidR="00B06BC9" w:rsidRDefault="005566EA" w:rsidP="00B972D7">
      <w:r>
        <w:t xml:space="preserve"> DATA ANALYSIS TOOLPACK</w:t>
      </w:r>
      <w:r w:rsidR="00041660">
        <w:t>:</w:t>
      </w:r>
    </w:p>
    <w:p w14:paraId="14DCEAEC" w14:textId="66E0E012" w:rsidR="00B2257A" w:rsidRDefault="00B2257A" w:rsidP="00B2257A">
      <w:pPr>
        <w:numPr>
          <w:ilvl w:val="0"/>
          <w:numId w:val="3"/>
        </w:numPr>
        <w:spacing w:after="0" w:line="276" w:lineRule="auto"/>
      </w:pPr>
      <w:r>
        <w:rPr>
          <w:rFonts w:ascii="Roboto" w:eastAsia="Roboto" w:hAnsi="Roboto" w:cs="Roboto"/>
        </w:rPr>
        <w:t xml:space="preserve">Descriptive statistics (mean, median, mode, standard deviation, etc.) using formulas or Analysis </w:t>
      </w:r>
      <w:r>
        <w:rPr>
          <w:rFonts w:ascii="Roboto" w:eastAsia="Roboto" w:hAnsi="Roboto" w:cs="Roboto"/>
        </w:rPr>
        <w:t>Tool Pack</w:t>
      </w:r>
    </w:p>
    <w:p w14:paraId="5E484070" w14:textId="77777777" w:rsidR="00B2257A" w:rsidRDefault="00B2257A" w:rsidP="00B972D7"/>
    <w:p w14:paraId="72620A00" w14:textId="77777777" w:rsidR="00041660" w:rsidRDefault="00041660" w:rsidP="00B972D7"/>
    <w:p w14:paraId="35D0E30C" w14:textId="36D05BE4" w:rsidR="00B06BC9" w:rsidRDefault="00326ECB" w:rsidP="00B972D7">
      <w:r w:rsidRPr="00326ECB">
        <w:drawing>
          <wp:inline distT="0" distB="0" distL="0" distR="0" wp14:anchorId="2381037C" wp14:editId="7E37CBD1">
            <wp:extent cx="5273675" cy="1839686"/>
            <wp:effectExtent l="0" t="0" r="3175" b="8255"/>
            <wp:docPr id="40075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53806" name=""/>
                    <pic:cNvPicPr/>
                  </pic:nvPicPr>
                  <pic:blipFill>
                    <a:blip r:embed="rId35"/>
                    <a:stretch>
                      <a:fillRect/>
                    </a:stretch>
                  </pic:blipFill>
                  <pic:spPr>
                    <a:xfrm>
                      <a:off x="0" y="0"/>
                      <a:ext cx="5296982" cy="1847816"/>
                    </a:xfrm>
                    <a:prstGeom prst="rect">
                      <a:avLst/>
                    </a:prstGeom>
                  </pic:spPr>
                </pic:pic>
              </a:graphicData>
            </a:graphic>
          </wp:inline>
        </w:drawing>
      </w:r>
    </w:p>
    <w:p w14:paraId="7F74E150" w14:textId="77777777" w:rsidR="00041660" w:rsidRDefault="00041660" w:rsidP="00B972D7"/>
    <w:p w14:paraId="626A0D97" w14:textId="37AAAA16" w:rsidR="00041660" w:rsidRDefault="00041660" w:rsidP="00B972D7">
      <w:r>
        <w:t xml:space="preserve">Data analysis tool pack is used to find the </w:t>
      </w:r>
      <w:r w:rsidR="008C0894">
        <w:t xml:space="preserve">statistical terms in a single click, </w:t>
      </w:r>
      <w:proofErr w:type="gramStart"/>
      <w:r w:rsidR="008C0894">
        <w:t>It</w:t>
      </w:r>
      <w:proofErr w:type="gramEnd"/>
      <w:r w:rsidR="008C0894">
        <w:t xml:space="preserve"> will avoid the manual</w:t>
      </w:r>
      <w:r w:rsidR="006940B3">
        <w:t xml:space="preserve"> entry of the</w:t>
      </w:r>
      <w:r w:rsidR="008C0894">
        <w:t xml:space="preserve"> formula</w:t>
      </w:r>
      <w:r w:rsidR="006940B3">
        <w:t>s</w:t>
      </w:r>
      <w:r w:rsidR="008C0894">
        <w:t xml:space="preserve"> in excel for each and every function.</w:t>
      </w:r>
    </w:p>
    <w:p w14:paraId="5E157E8D" w14:textId="2EFB68A6" w:rsidR="006940B3" w:rsidRDefault="005B6DBE" w:rsidP="00B972D7">
      <w:r>
        <w:t xml:space="preserve">STEPS: </w:t>
      </w:r>
    </w:p>
    <w:p w14:paraId="28FCD233" w14:textId="19D5D094" w:rsidR="005B6DBE" w:rsidRDefault="00BB09AE" w:rsidP="00B972D7">
      <w:r>
        <w:t>Data</w:t>
      </w:r>
      <w:r>
        <w:sym w:font="Wingdings" w:char="F0E0"/>
      </w:r>
      <w:r>
        <w:t xml:space="preserve"> Descriptive statistics </w:t>
      </w:r>
      <w:r>
        <w:sym w:font="Wingdings" w:char="F0E0"/>
      </w:r>
      <w:r>
        <w:t xml:space="preserve">  </w:t>
      </w:r>
      <w:r w:rsidR="00AB4E26">
        <w:t xml:space="preserve">select input range from the excel </w:t>
      </w:r>
      <w:r w:rsidR="00AB4E26">
        <w:sym w:font="Wingdings" w:char="F0E0"/>
      </w:r>
      <w:r w:rsidR="00AB4E26">
        <w:t xml:space="preserve"> select output range from the excel </w:t>
      </w:r>
      <w:r w:rsidR="00AB4E26">
        <w:sym w:font="Wingdings" w:char="F0E0"/>
      </w:r>
      <w:r w:rsidR="00AB4E26">
        <w:t xml:space="preserve"> </w:t>
      </w:r>
      <w:r w:rsidR="00765B30">
        <w:t>click summary statistic</w:t>
      </w:r>
      <w:r w:rsidR="00765B30">
        <w:sym w:font="Wingdings" w:char="F0E0"/>
      </w:r>
      <w:r w:rsidR="00765B30">
        <w:t xml:space="preserve"> then click ok.</w:t>
      </w:r>
    </w:p>
    <w:p w14:paraId="0E004DD5" w14:textId="77777777" w:rsidR="00765B30" w:rsidRDefault="00765B30" w:rsidP="00B972D7"/>
    <w:p w14:paraId="4425FBA5" w14:textId="4ACA2E17" w:rsidR="00765B30" w:rsidRDefault="00765B30" w:rsidP="00B972D7">
      <w:r>
        <w:t>This will be the final output.</w:t>
      </w:r>
    </w:p>
    <w:tbl>
      <w:tblPr>
        <w:tblW w:w="2700" w:type="dxa"/>
        <w:tblLook w:val="04A0" w:firstRow="1" w:lastRow="0" w:firstColumn="1" w:lastColumn="0" w:noHBand="0" w:noVBand="1"/>
      </w:tblPr>
      <w:tblGrid>
        <w:gridCol w:w="1788"/>
        <w:gridCol w:w="1054"/>
      </w:tblGrid>
      <w:tr w:rsidR="00765B30" w:rsidRPr="00765B30" w14:paraId="20A648F6" w14:textId="77777777" w:rsidTr="00765B30">
        <w:trPr>
          <w:trHeight w:val="288"/>
        </w:trPr>
        <w:tc>
          <w:tcPr>
            <w:tcW w:w="2700" w:type="dxa"/>
            <w:gridSpan w:val="2"/>
            <w:tcBorders>
              <w:top w:val="single" w:sz="8" w:space="0" w:color="auto"/>
              <w:left w:val="nil"/>
              <w:bottom w:val="single" w:sz="4" w:space="0" w:color="auto"/>
              <w:right w:val="nil"/>
            </w:tcBorders>
            <w:noWrap/>
            <w:vAlign w:val="bottom"/>
            <w:hideMark/>
          </w:tcPr>
          <w:p w14:paraId="52C66890" w14:textId="77777777" w:rsidR="00765B30" w:rsidRPr="00765B30" w:rsidRDefault="00765B30" w:rsidP="00765B30">
            <w:pPr>
              <w:spacing w:after="0" w:line="240" w:lineRule="auto"/>
              <w:jc w:val="center"/>
              <w:rPr>
                <w:rFonts w:ascii="Aptos Narrow" w:eastAsia="Times New Roman" w:hAnsi="Aptos Narrow" w:cs="Times New Roman"/>
                <w:i/>
                <w:iCs/>
                <w:color w:val="000000"/>
                <w:kern w:val="0"/>
                <w:sz w:val="22"/>
                <w:szCs w:val="22"/>
                <w:lang w:eastAsia="en-IN"/>
                <w14:ligatures w14:val="none"/>
              </w:rPr>
            </w:pPr>
            <w:r w:rsidRPr="00765B30">
              <w:rPr>
                <w:rFonts w:ascii="Aptos Narrow" w:eastAsia="Times New Roman" w:hAnsi="Aptos Narrow" w:cs="Times New Roman"/>
                <w:i/>
                <w:iCs/>
                <w:color w:val="000000"/>
                <w:kern w:val="0"/>
                <w:sz w:val="22"/>
                <w:szCs w:val="22"/>
                <w:lang w:eastAsia="en-IN"/>
                <w14:ligatures w14:val="none"/>
              </w:rPr>
              <w:t>Column1</w:t>
            </w:r>
          </w:p>
        </w:tc>
      </w:tr>
      <w:tr w:rsidR="00765B30" w:rsidRPr="00765B30" w14:paraId="05B26543" w14:textId="77777777" w:rsidTr="00765B30">
        <w:trPr>
          <w:trHeight w:val="288"/>
        </w:trPr>
        <w:tc>
          <w:tcPr>
            <w:tcW w:w="1788" w:type="dxa"/>
            <w:tcBorders>
              <w:top w:val="nil"/>
              <w:left w:val="nil"/>
              <w:bottom w:val="nil"/>
              <w:right w:val="nil"/>
            </w:tcBorders>
            <w:noWrap/>
            <w:vAlign w:val="bottom"/>
            <w:hideMark/>
          </w:tcPr>
          <w:p w14:paraId="2649C762" w14:textId="77777777" w:rsidR="00765B30" w:rsidRPr="00765B30" w:rsidRDefault="00765B30" w:rsidP="00765B30">
            <w:pPr>
              <w:spacing w:after="0" w:line="240" w:lineRule="auto"/>
              <w:jc w:val="center"/>
              <w:rPr>
                <w:rFonts w:ascii="Aptos Narrow" w:eastAsia="Times New Roman" w:hAnsi="Aptos Narrow" w:cs="Times New Roman"/>
                <w:i/>
                <w:iCs/>
                <w:color w:val="000000"/>
                <w:kern w:val="0"/>
                <w:sz w:val="22"/>
                <w:szCs w:val="22"/>
                <w:lang w:eastAsia="en-IN"/>
                <w14:ligatures w14:val="none"/>
              </w:rPr>
            </w:pPr>
          </w:p>
        </w:tc>
        <w:tc>
          <w:tcPr>
            <w:tcW w:w="912" w:type="dxa"/>
            <w:tcBorders>
              <w:top w:val="nil"/>
              <w:left w:val="nil"/>
              <w:bottom w:val="nil"/>
              <w:right w:val="nil"/>
            </w:tcBorders>
            <w:noWrap/>
            <w:vAlign w:val="bottom"/>
            <w:hideMark/>
          </w:tcPr>
          <w:p w14:paraId="7772AF0C" w14:textId="77777777" w:rsidR="00765B30" w:rsidRPr="00765B30" w:rsidRDefault="00765B30" w:rsidP="00765B30">
            <w:pPr>
              <w:spacing w:after="0" w:line="240" w:lineRule="auto"/>
              <w:rPr>
                <w:rFonts w:ascii="Times New Roman" w:eastAsia="Times New Roman" w:hAnsi="Times New Roman" w:cs="Times New Roman"/>
                <w:kern w:val="0"/>
                <w:sz w:val="20"/>
                <w:szCs w:val="20"/>
                <w:lang w:eastAsia="en-IN"/>
                <w14:ligatures w14:val="none"/>
              </w:rPr>
            </w:pPr>
          </w:p>
        </w:tc>
      </w:tr>
      <w:tr w:rsidR="00765B30" w:rsidRPr="00765B30" w14:paraId="39EFD2B7" w14:textId="77777777" w:rsidTr="00765B30">
        <w:trPr>
          <w:trHeight w:val="288"/>
        </w:trPr>
        <w:tc>
          <w:tcPr>
            <w:tcW w:w="1788" w:type="dxa"/>
            <w:tcBorders>
              <w:top w:val="nil"/>
              <w:left w:val="nil"/>
              <w:bottom w:val="nil"/>
              <w:right w:val="nil"/>
            </w:tcBorders>
            <w:noWrap/>
            <w:vAlign w:val="bottom"/>
            <w:hideMark/>
          </w:tcPr>
          <w:p w14:paraId="27E35F3B"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Mean</w:t>
            </w:r>
          </w:p>
        </w:tc>
        <w:tc>
          <w:tcPr>
            <w:tcW w:w="912" w:type="dxa"/>
            <w:tcBorders>
              <w:top w:val="nil"/>
              <w:left w:val="nil"/>
              <w:bottom w:val="nil"/>
              <w:right w:val="nil"/>
            </w:tcBorders>
            <w:noWrap/>
            <w:vAlign w:val="bottom"/>
            <w:hideMark/>
          </w:tcPr>
          <w:p w14:paraId="58C9347F"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269.9288</w:t>
            </w:r>
          </w:p>
        </w:tc>
      </w:tr>
      <w:tr w:rsidR="00765B30" w:rsidRPr="00765B30" w14:paraId="6042ABF4" w14:textId="77777777" w:rsidTr="00765B30">
        <w:trPr>
          <w:trHeight w:val="288"/>
        </w:trPr>
        <w:tc>
          <w:tcPr>
            <w:tcW w:w="1788" w:type="dxa"/>
            <w:tcBorders>
              <w:top w:val="nil"/>
              <w:left w:val="nil"/>
              <w:bottom w:val="nil"/>
              <w:right w:val="nil"/>
            </w:tcBorders>
            <w:noWrap/>
            <w:vAlign w:val="bottom"/>
            <w:hideMark/>
          </w:tcPr>
          <w:p w14:paraId="40738382"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Standard Error</w:t>
            </w:r>
          </w:p>
        </w:tc>
        <w:tc>
          <w:tcPr>
            <w:tcW w:w="912" w:type="dxa"/>
            <w:tcBorders>
              <w:top w:val="nil"/>
              <w:left w:val="nil"/>
              <w:bottom w:val="nil"/>
              <w:right w:val="nil"/>
            </w:tcBorders>
            <w:noWrap/>
            <w:vAlign w:val="bottom"/>
            <w:hideMark/>
          </w:tcPr>
          <w:p w14:paraId="2A88E194"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26.59035</w:t>
            </w:r>
          </w:p>
        </w:tc>
      </w:tr>
      <w:tr w:rsidR="00765B30" w:rsidRPr="00765B30" w14:paraId="73C217EA" w14:textId="77777777" w:rsidTr="00765B30">
        <w:trPr>
          <w:trHeight w:val="288"/>
        </w:trPr>
        <w:tc>
          <w:tcPr>
            <w:tcW w:w="1788" w:type="dxa"/>
            <w:tcBorders>
              <w:top w:val="nil"/>
              <w:left w:val="nil"/>
              <w:bottom w:val="nil"/>
              <w:right w:val="nil"/>
            </w:tcBorders>
            <w:noWrap/>
            <w:vAlign w:val="bottom"/>
            <w:hideMark/>
          </w:tcPr>
          <w:p w14:paraId="78CB8A87"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Median</w:t>
            </w:r>
          </w:p>
        </w:tc>
        <w:tc>
          <w:tcPr>
            <w:tcW w:w="912" w:type="dxa"/>
            <w:tcBorders>
              <w:top w:val="nil"/>
              <w:left w:val="nil"/>
              <w:bottom w:val="nil"/>
              <w:right w:val="nil"/>
            </w:tcBorders>
            <w:noWrap/>
            <w:vAlign w:val="bottom"/>
            <w:hideMark/>
          </w:tcPr>
          <w:p w14:paraId="338E438C"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283.5</w:t>
            </w:r>
          </w:p>
        </w:tc>
      </w:tr>
      <w:tr w:rsidR="00765B30" w:rsidRPr="00765B30" w14:paraId="4CF7F862" w14:textId="77777777" w:rsidTr="00765B30">
        <w:trPr>
          <w:trHeight w:val="288"/>
        </w:trPr>
        <w:tc>
          <w:tcPr>
            <w:tcW w:w="1788" w:type="dxa"/>
            <w:tcBorders>
              <w:top w:val="nil"/>
              <w:left w:val="nil"/>
              <w:bottom w:val="nil"/>
              <w:right w:val="nil"/>
            </w:tcBorders>
            <w:noWrap/>
            <w:vAlign w:val="bottom"/>
            <w:hideMark/>
          </w:tcPr>
          <w:p w14:paraId="781C65D7"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Mode</w:t>
            </w:r>
          </w:p>
        </w:tc>
        <w:tc>
          <w:tcPr>
            <w:tcW w:w="912" w:type="dxa"/>
            <w:tcBorders>
              <w:top w:val="nil"/>
              <w:left w:val="nil"/>
              <w:bottom w:val="nil"/>
              <w:right w:val="nil"/>
            </w:tcBorders>
            <w:noWrap/>
            <w:vAlign w:val="bottom"/>
            <w:hideMark/>
          </w:tcPr>
          <w:p w14:paraId="747BD06E" w14:textId="77777777" w:rsidR="00765B30" w:rsidRPr="00765B30" w:rsidRDefault="00765B30" w:rsidP="00765B30">
            <w:pPr>
              <w:spacing w:after="0" w:line="240" w:lineRule="auto"/>
              <w:jc w:val="center"/>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#N/A</w:t>
            </w:r>
          </w:p>
        </w:tc>
      </w:tr>
      <w:tr w:rsidR="00765B30" w:rsidRPr="00765B30" w14:paraId="26B7FCC8" w14:textId="77777777" w:rsidTr="00765B30">
        <w:trPr>
          <w:trHeight w:val="288"/>
        </w:trPr>
        <w:tc>
          <w:tcPr>
            <w:tcW w:w="1788" w:type="dxa"/>
            <w:tcBorders>
              <w:top w:val="nil"/>
              <w:left w:val="nil"/>
              <w:bottom w:val="nil"/>
              <w:right w:val="nil"/>
            </w:tcBorders>
            <w:noWrap/>
            <w:vAlign w:val="bottom"/>
            <w:hideMark/>
          </w:tcPr>
          <w:p w14:paraId="60009B25"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Standard Deviation</w:t>
            </w:r>
          </w:p>
        </w:tc>
        <w:tc>
          <w:tcPr>
            <w:tcW w:w="912" w:type="dxa"/>
            <w:tcBorders>
              <w:top w:val="nil"/>
              <w:left w:val="nil"/>
              <w:bottom w:val="nil"/>
              <w:right w:val="nil"/>
            </w:tcBorders>
            <w:noWrap/>
            <w:vAlign w:val="bottom"/>
            <w:hideMark/>
          </w:tcPr>
          <w:p w14:paraId="124CC897"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135.5847</w:t>
            </w:r>
          </w:p>
        </w:tc>
      </w:tr>
      <w:tr w:rsidR="00765B30" w:rsidRPr="00765B30" w14:paraId="5EC0728D" w14:textId="77777777" w:rsidTr="00765B30">
        <w:trPr>
          <w:trHeight w:val="288"/>
        </w:trPr>
        <w:tc>
          <w:tcPr>
            <w:tcW w:w="1788" w:type="dxa"/>
            <w:tcBorders>
              <w:top w:val="nil"/>
              <w:left w:val="nil"/>
              <w:bottom w:val="nil"/>
              <w:right w:val="nil"/>
            </w:tcBorders>
            <w:noWrap/>
            <w:vAlign w:val="bottom"/>
            <w:hideMark/>
          </w:tcPr>
          <w:p w14:paraId="7B6959C6"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Sample Variance</w:t>
            </w:r>
          </w:p>
        </w:tc>
        <w:tc>
          <w:tcPr>
            <w:tcW w:w="912" w:type="dxa"/>
            <w:tcBorders>
              <w:top w:val="nil"/>
              <w:left w:val="nil"/>
              <w:bottom w:val="nil"/>
              <w:right w:val="nil"/>
            </w:tcBorders>
            <w:noWrap/>
            <w:vAlign w:val="bottom"/>
            <w:hideMark/>
          </w:tcPr>
          <w:p w14:paraId="13A5E7F6"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18383.22</w:t>
            </w:r>
          </w:p>
        </w:tc>
      </w:tr>
      <w:tr w:rsidR="00765B30" w:rsidRPr="00765B30" w14:paraId="2AC18DAD" w14:textId="77777777" w:rsidTr="00765B30">
        <w:trPr>
          <w:trHeight w:val="288"/>
        </w:trPr>
        <w:tc>
          <w:tcPr>
            <w:tcW w:w="1788" w:type="dxa"/>
            <w:tcBorders>
              <w:top w:val="nil"/>
              <w:left w:val="nil"/>
              <w:bottom w:val="nil"/>
              <w:right w:val="nil"/>
            </w:tcBorders>
            <w:noWrap/>
            <w:vAlign w:val="bottom"/>
            <w:hideMark/>
          </w:tcPr>
          <w:p w14:paraId="17F76F2E"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Kurtosis</w:t>
            </w:r>
          </w:p>
        </w:tc>
        <w:tc>
          <w:tcPr>
            <w:tcW w:w="912" w:type="dxa"/>
            <w:tcBorders>
              <w:top w:val="nil"/>
              <w:left w:val="nil"/>
              <w:bottom w:val="nil"/>
              <w:right w:val="nil"/>
            </w:tcBorders>
            <w:noWrap/>
            <w:vAlign w:val="bottom"/>
            <w:hideMark/>
          </w:tcPr>
          <w:p w14:paraId="0A70F707"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-0.8203</w:t>
            </w:r>
          </w:p>
        </w:tc>
      </w:tr>
      <w:tr w:rsidR="00765B30" w:rsidRPr="00765B30" w14:paraId="2A698D30" w14:textId="77777777" w:rsidTr="00765B30">
        <w:trPr>
          <w:trHeight w:val="288"/>
        </w:trPr>
        <w:tc>
          <w:tcPr>
            <w:tcW w:w="1788" w:type="dxa"/>
            <w:tcBorders>
              <w:top w:val="nil"/>
              <w:left w:val="nil"/>
              <w:bottom w:val="nil"/>
              <w:right w:val="nil"/>
            </w:tcBorders>
            <w:noWrap/>
            <w:vAlign w:val="bottom"/>
            <w:hideMark/>
          </w:tcPr>
          <w:p w14:paraId="5E650049"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Skewness</w:t>
            </w:r>
          </w:p>
        </w:tc>
        <w:tc>
          <w:tcPr>
            <w:tcW w:w="912" w:type="dxa"/>
            <w:tcBorders>
              <w:top w:val="nil"/>
              <w:left w:val="nil"/>
              <w:bottom w:val="nil"/>
              <w:right w:val="nil"/>
            </w:tcBorders>
            <w:noWrap/>
            <w:vAlign w:val="bottom"/>
            <w:hideMark/>
          </w:tcPr>
          <w:p w14:paraId="63C8D393"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-0.05675</w:t>
            </w:r>
          </w:p>
        </w:tc>
      </w:tr>
      <w:tr w:rsidR="00765B30" w:rsidRPr="00765B30" w14:paraId="29740232" w14:textId="77777777" w:rsidTr="00765B30">
        <w:trPr>
          <w:trHeight w:val="288"/>
        </w:trPr>
        <w:tc>
          <w:tcPr>
            <w:tcW w:w="1788" w:type="dxa"/>
            <w:tcBorders>
              <w:top w:val="nil"/>
              <w:left w:val="nil"/>
              <w:bottom w:val="nil"/>
              <w:right w:val="nil"/>
            </w:tcBorders>
            <w:noWrap/>
            <w:vAlign w:val="bottom"/>
            <w:hideMark/>
          </w:tcPr>
          <w:p w14:paraId="2E5A3BA9"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Range</w:t>
            </w:r>
          </w:p>
        </w:tc>
        <w:tc>
          <w:tcPr>
            <w:tcW w:w="912" w:type="dxa"/>
            <w:tcBorders>
              <w:top w:val="nil"/>
              <w:left w:val="nil"/>
              <w:bottom w:val="nil"/>
              <w:right w:val="nil"/>
            </w:tcBorders>
            <w:noWrap/>
            <w:vAlign w:val="bottom"/>
            <w:hideMark/>
          </w:tcPr>
          <w:p w14:paraId="56AF9856"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471.87</w:t>
            </w:r>
          </w:p>
        </w:tc>
      </w:tr>
      <w:tr w:rsidR="00765B30" w:rsidRPr="00765B30" w14:paraId="7A63407E" w14:textId="77777777" w:rsidTr="00765B30">
        <w:trPr>
          <w:trHeight w:val="288"/>
        </w:trPr>
        <w:tc>
          <w:tcPr>
            <w:tcW w:w="1788" w:type="dxa"/>
            <w:tcBorders>
              <w:top w:val="nil"/>
              <w:left w:val="nil"/>
              <w:bottom w:val="nil"/>
              <w:right w:val="nil"/>
            </w:tcBorders>
            <w:noWrap/>
            <w:vAlign w:val="bottom"/>
            <w:hideMark/>
          </w:tcPr>
          <w:p w14:paraId="628501AB"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Minimum</w:t>
            </w:r>
          </w:p>
        </w:tc>
        <w:tc>
          <w:tcPr>
            <w:tcW w:w="912" w:type="dxa"/>
            <w:tcBorders>
              <w:top w:val="nil"/>
              <w:left w:val="nil"/>
              <w:bottom w:val="nil"/>
              <w:right w:val="nil"/>
            </w:tcBorders>
            <w:noWrap/>
            <w:vAlign w:val="bottom"/>
            <w:hideMark/>
          </w:tcPr>
          <w:p w14:paraId="239DDE3B"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23</w:t>
            </w:r>
          </w:p>
        </w:tc>
      </w:tr>
      <w:tr w:rsidR="00765B30" w:rsidRPr="00765B30" w14:paraId="22652212" w14:textId="77777777" w:rsidTr="00765B30">
        <w:trPr>
          <w:trHeight w:val="288"/>
        </w:trPr>
        <w:tc>
          <w:tcPr>
            <w:tcW w:w="1788" w:type="dxa"/>
            <w:tcBorders>
              <w:top w:val="nil"/>
              <w:left w:val="nil"/>
              <w:bottom w:val="nil"/>
              <w:right w:val="nil"/>
            </w:tcBorders>
            <w:noWrap/>
            <w:vAlign w:val="bottom"/>
            <w:hideMark/>
          </w:tcPr>
          <w:p w14:paraId="4CAE116B"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Maximum</w:t>
            </w:r>
          </w:p>
        </w:tc>
        <w:tc>
          <w:tcPr>
            <w:tcW w:w="912" w:type="dxa"/>
            <w:tcBorders>
              <w:top w:val="nil"/>
              <w:left w:val="nil"/>
              <w:bottom w:val="nil"/>
              <w:right w:val="nil"/>
            </w:tcBorders>
            <w:noWrap/>
            <w:vAlign w:val="bottom"/>
            <w:hideMark/>
          </w:tcPr>
          <w:p w14:paraId="4CDF0239"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494.87</w:t>
            </w:r>
          </w:p>
        </w:tc>
      </w:tr>
      <w:tr w:rsidR="00765B30" w:rsidRPr="00765B30" w14:paraId="5A6AEDDD" w14:textId="77777777" w:rsidTr="00765B30">
        <w:trPr>
          <w:trHeight w:val="288"/>
        </w:trPr>
        <w:tc>
          <w:tcPr>
            <w:tcW w:w="1788" w:type="dxa"/>
            <w:tcBorders>
              <w:top w:val="nil"/>
              <w:left w:val="nil"/>
              <w:bottom w:val="nil"/>
              <w:right w:val="nil"/>
            </w:tcBorders>
            <w:noWrap/>
            <w:vAlign w:val="bottom"/>
            <w:hideMark/>
          </w:tcPr>
          <w:p w14:paraId="1CD8CC75"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Sum</w:t>
            </w:r>
          </w:p>
        </w:tc>
        <w:tc>
          <w:tcPr>
            <w:tcW w:w="912" w:type="dxa"/>
            <w:tcBorders>
              <w:top w:val="nil"/>
              <w:left w:val="nil"/>
              <w:bottom w:val="nil"/>
              <w:right w:val="nil"/>
            </w:tcBorders>
            <w:noWrap/>
            <w:vAlign w:val="bottom"/>
            <w:hideMark/>
          </w:tcPr>
          <w:p w14:paraId="442855A8"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7018.15</w:t>
            </w:r>
          </w:p>
        </w:tc>
      </w:tr>
      <w:tr w:rsidR="00765B30" w:rsidRPr="00765B30" w14:paraId="38100B2D" w14:textId="77777777" w:rsidTr="00765B30">
        <w:trPr>
          <w:trHeight w:val="300"/>
        </w:trPr>
        <w:tc>
          <w:tcPr>
            <w:tcW w:w="1788" w:type="dxa"/>
            <w:tcBorders>
              <w:top w:val="nil"/>
              <w:left w:val="nil"/>
              <w:bottom w:val="single" w:sz="8" w:space="0" w:color="auto"/>
              <w:right w:val="nil"/>
            </w:tcBorders>
            <w:noWrap/>
            <w:vAlign w:val="bottom"/>
            <w:hideMark/>
          </w:tcPr>
          <w:p w14:paraId="53341D56" w14:textId="77777777" w:rsidR="00765B30" w:rsidRPr="00765B30" w:rsidRDefault="00765B30" w:rsidP="00765B30">
            <w:pPr>
              <w:spacing w:after="0" w:line="240" w:lineRule="auto"/>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Count</w:t>
            </w:r>
          </w:p>
        </w:tc>
        <w:tc>
          <w:tcPr>
            <w:tcW w:w="912" w:type="dxa"/>
            <w:tcBorders>
              <w:top w:val="nil"/>
              <w:left w:val="nil"/>
              <w:bottom w:val="single" w:sz="8" w:space="0" w:color="auto"/>
              <w:right w:val="nil"/>
            </w:tcBorders>
            <w:noWrap/>
            <w:vAlign w:val="bottom"/>
            <w:hideMark/>
          </w:tcPr>
          <w:p w14:paraId="11565538" w14:textId="77777777" w:rsidR="00765B30" w:rsidRPr="00765B30" w:rsidRDefault="00765B30" w:rsidP="00765B30">
            <w:pPr>
              <w:spacing w:after="0" w:line="240" w:lineRule="auto"/>
              <w:jc w:val="right"/>
              <w:rPr>
                <w:rFonts w:ascii="Aptos Narrow" w:eastAsia="Times New Roman" w:hAnsi="Aptos Narrow" w:cs="Times New Roman"/>
                <w:color w:val="000000"/>
                <w:kern w:val="0"/>
                <w:sz w:val="22"/>
                <w:szCs w:val="22"/>
                <w:lang w:eastAsia="en-IN"/>
                <w14:ligatures w14:val="none"/>
              </w:rPr>
            </w:pPr>
            <w:r w:rsidRPr="00765B30">
              <w:rPr>
                <w:rFonts w:ascii="Aptos Narrow" w:eastAsia="Times New Roman" w:hAnsi="Aptos Narrow" w:cs="Times New Roman"/>
                <w:color w:val="000000"/>
                <w:kern w:val="0"/>
                <w:sz w:val="22"/>
                <w:szCs w:val="22"/>
                <w:lang w:eastAsia="en-IN"/>
                <w14:ligatures w14:val="none"/>
              </w:rPr>
              <w:t>26</w:t>
            </w:r>
          </w:p>
        </w:tc>
      </w:tr>
    </w:tbl>
    <w:p w14:paraId="77788A9D" w14:textId="77777777" w:rsidR="00765B30" w:rsidRDefault="00765B30" w:rsidP="00B972D7"/>
    <w:p w14:paraId="7587CDA9" w14:textId="77E03B90" w:rsidR="00D566EC" w:rsidRDefault="00D566EC" w:rsidP="00B972D7">
      <w:pPr>
        <w:rPr>
          <w:rFonts w:ascii="Aptos Narrow" w:eastAsia="Times New Roman" w:hAnsi="Aptos Narrow" w:cs="Times New Roman"/>
          <w:color w:val="000000"/>
          <w:kern w:val="0"/>
          <w:sz w:val="22"/>
          <w:szCs w:val="22"/>
          <w:lang w:eastAsia="en-IN"/>
          <w14:ligatures w14:val="none"/>
        </w:rPr>
      </w:pPr>
      <w:r>
        <w:t xml:space="preserve">There </w:t>
      </w:r>
      <w:proofErr w:type="gramStart"/>
      <w:r>
        <w:t>is</w:t>
      </w:r>
      <w:proofErr w:type="gramEnd"/>
      <w:r>
        <w:t xml:space="preserve"> no repeated values in the selected </w:t>
      </w:r>
      <w:proofErr w:type="gramStart"/>
      <w:r>
        <w:t>range ,</w:t>
      </w:r>
      <w:proofErr w:type="gramEnd"/>
      <w:r>
        <w:t xml:space="preserve"> that’s why the mode value is </w:t>
      </w:r>
      <w:r w:rsidRPr="00765B30">
        <w:rPr>
          <w:rFonts w:ascii="Aptos Narrow" w:eastAsia="Times New Roman" w:hAnsi="Aptos Narrow" w:cs="Times New Roman"/>
          <w:color w:val="000000"/>
          <w:kern w:val="0"/>
          <w:sz w:val="22"/>
          <w:szCs w:val="22"/>
          <w:lang w:eastAsia="en-IN"/>
          <w14:ligatures w14:val="none"/>
        </w:rPr>
        <w:t>#N/A</w:t>
      </w:r>
      <w:r>
        <w:rPr>
          <w:rFonts w:ascii="Aptos Narrow" w:eastAsia="Times New Roman" w:hAnsi="Aptos Narrow" w:cs="Times New Roman"/>
          <w:color w:val="000000"/>
          <w:kern w:val="0"/>
          <w:sz w:val="22"/>
          <w:szCs w:val="22"/>
          <w:lang w:eastAsia="en-IN"/>
          <w14:ligatures w14:val="none"/>
        </w:rPr>
        <w:t>.</w:t>
      </w:r>
    </w:p>
    <w:p w14:paraId="3531F695" w14:textId="77777777" w:rsidR="00F569DE" w:rsidRDefault="00F569DE" w:rsidP="00B972D7">
      <w:pPr>
        <w:rPr>
          <w:rFonts w:ascii="Aptos Narrow" w:eastAsia="Times New Roman" w:hAnsi="Aptos Narrow" w:cs="Times New Roman"/>
          <w:color w:val="000000"/>
          <w:kern w:val="0"/>
          <w:sz w:val="22"/>
          <w:szCs w:val="22"/>
          <w:lang w:eastAsia="en-IN"/>
          <w14:ligatures w14:val="none"/>
        </w:rPr>
      </w:pPr>
    </w:p>
    <w:p w14:paraId="60E1365E" w14:textId="77777777" w:rsidR="00F569DE" w:rsidRDefault="00F569DE" w:rsidP="00B972D7">
      <w:pPr>
        <w:rPr>
          <w:rFonts w:ascii="Aptos Narrow" w:eastAsia="Times New Roman" w:hAnsi="Aptos Narrow" w:cs="Times New Roman"/>
          <w:color w:val="000000"/>
          <w:kern w:val="0"/>
          <w:sz w:val="22"/>
          <w:szCs w:val="22"/>
          <w:lang w:eastAsia="en-IN"/>
          <w14:ligatures w14:val="none"/>
        </w:rPr>
      </w:pPr>
    </w:p>
    <w:p w14:paraId="15155E57" w14:textId="1EDD8188" w:rsidR="00F569DE" w:rsidRDefault="00F569DE" w:rsidP="00F569DE">
      <w:pPr>
        <w:numPr>
          <w:ilvl w:val="0"/>
          <w:numId w:val="2"/>
        </w:numPr>
        <w:rPr>
          <w:lang w:val="en"/>
        </w:rPr>
      </w:pPr>
      <w:r w:rsidRPr="00F569DE">
        <w:rPr>
          <w:lang w:val="en"/>
        </w:rPr>
        <w:t>Use of Pivot Tables for advanced summarization</w:t>
      </w:r>
    </w:p>
    <w:p w14:paraId="63ED4A47" w14:textId="77777777" w:rsidR="00F569DE" w:rsidRPr="00F569DE" w:rsidRDefault="00F569DE" w:rsidP="00F569DE">
      <w:pPr>
        <w:ind w:left="720"/>
        <w:rPr>
          <w:lang w:val="en"/>
        </w:rPr>
      </w:pPr>
    </w:p>
    <w:p w14:paraId="4925E69D" w14:textId="2CE54B32" w:rsidR="00D566EC" w:rsidRDefault="00BA5585" w:rsidP="00B972D7">
      <w:r w:rsidRPr="00CE6504">
        <w:lastRenderedPageBreak/>
        <w:drawing>
          <wp:inline distT="0" distB="0" distL="0" distR="0" wp14:anchorId="73828A1D" wp14:editId="6310D99D">
            <wp:extent cx="4162508" cy="1953986"/>
            <wp:effectExtent l="0" t="0" r="0" b="8255"/>
            <wp:docPr id="145528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88533" name=""/>
                    <pic:cNvPicPr/>
                  </pic:nvPicPr>
                  <pic:blipFill>
                    <a:blip r:embed="rId36"/>
                    <a:stretch>
                      <a:fillRect/>
                    </a:stretch>
                  </pic:blipFill>
                  <pic:spPr>
                    <a:xfrm>
                      <a:off x="0" y="0"/>
                      <a:ext cx="4177295" cy="1960927"/>
                    </a:xfrm>
                    <a:prstGeom prst="rect">
                      <a:avLst/>
                    </a:prstGeom>
                  </pic:spPr>
                </pic:pic>
              </a:graphicData>
            </a:graphic>
          </wp:inline>
        </w:drawing>
      </w:r>
    </w:p>
    <w:p w14:paraId="7EC99063" w14:textId="03CBC2AA" w:rsidR="00BA5585" w:rsidRDefault="00BA5585" w:rsidP="00B972D7">
      <w:r>
        <w:t xml:space="preserve">Steps:  </w:t>
      </w:r>
    </w:p>
    <w:p w14:paraId="3FF9148B" w14:textId="476E3792" w:rsidR="0046215D" w:rsidRDefault="00BA5585" w:rsidP="00B972D7">
      <w:r>
        <w:tab/>
      </w:r>
      <w:r w:rsidR="00A75A9C">
        <w:t xml:space="preserve">Select the range of data </w:t>
      </w:r>
      <w:r w:rsidR="00A75A9C">
        <w:sym w:font="Wingdings" w:char="F0E0"/>
      </w:r>
      <w:r w:rsidR="00A75A9C">
        <w:t xml:space="preserve"> Go to Insert </w:t>
      </w:r>
      <w:r w:rsidR="00A75A9C">
        <w:sym w:font="Wingdings" w:char="F0E0"/>
      </w:r>
      <w:r w:rsidR="00A75A9C">
        <w:t xml:space="preserve"> </w:t>
      </w:r>
      <w:r w:rsidR="000A4570">
        <w:t xml:space="preserve">Pivot Table </w:t>
      </w:r>
      <w:r w:rsidR="000A4570">
        <w:sym w:font="Wingdings" w:char="F0E0"/>
      </w:r>
      <w:r w:rsidR="000A4570">
        <w:t xml:space="preserve"> </w:t>
      </w:r>
      <w:r w:rsidR="00133494">
        <w:t xml:space="preserve">From Table / Range </w:t>
      </w:r>
      <w:r w:rsidR="00133494">
        <w:sym w:font="Wingdings" w:char="F0E0"/>
      </w:r>
      <w:r w:rsidR="00C5782A">
        <w:t xml:space="preserve"> New worksheet </w:t>
      </w:r>
      <w:r w:rsidR="00C5782A">
        <w:sym w:font="Wingdings" w:char="F0E0"/>
      </w:r>
      <w:r w:rsidR="00C5782A">
        <w:t xml:space="preserve"> Ok</w:t>
      </w:r>
    </w:p>
    <w:p w14:paraId="021F6C2A" w14:textId="3302ACC1" w:rsidR="0046215D" w:rsidRDefault="0046215D" w:rsidP="00B972D7">
      <w:r w:rsidRPr="0046215D">
        <w:drawing>
          <wp:inline distT="0" distB="0" distL="0" distR="0" wp14:anchorId="08AA3A50" wp14:editId="3D90F94B">
            <wp:extent cx="5729605" cy="2721428"/>
            <wp:effectExtent l="0" t="0" r="4445" b="3175"/>
            <wp:docPr id="16655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1761" name=""/>
                    <pic:cNvPicPr/>
                  </pic:nvPicPr>
                  <pic:blipFill>
                    <a:blip r:embed="rId37"/>
                    <a:stretch>
                      <a:fillRect/>
                    </a:stretch>
                  </pic:blipFill>
                  <pic:spPr>
                    <a:xfrm>
                      <a:off x="0" y="0"/>
                      <a:ext cx="5766558" cy="2738980"/>
                    </a:xfrm>
                    <a:prstGeom prst="rect">
                      <a:avLst/>
                    </a:prstGeom>
                  </pic:spPr>
                </pic:pic>
              </a:graphicData>
            </a:graphic>
          </wp:inline>
        </w:drawing>
      </w:r>
    </w:p>
    <w:p w14:paraId="696D9E3B" w14:textId="2F80B2F6" w:rsidR="00AB7839" w:rsidRDefault="00596B18" w:rsidP="00B972D7">
      <w:r>
        <w:t xml:space="preserve"> </w:t>
      </w:r>
      <w:r>
        <w:tab/>
      </w:r>
      <w:r w:rsidR="004822BA">
        <w:t>We can make insights based on our selection of the particular</w:t>
      </w:r>
      <w:r w:rsidR="00F06DD9">
        <w:t xml:space="preserve"> pivot table fields.</w:t>
      </w:r>
    </w:p>
    <w:p w14:paraId="38768417" w14:textId="73B427B1" w:rsidR="00F06DD9" w:rsidRDefault="00D10101" w:rsidP="00B972D7">
      <w:r w:rsidRPr="003401F7">
        <w:rPr>
          <w:highlight w:val="darkGreen"/>
        </w:rPr>
        <w:t>Gender – Sum of price</w:t>
      </w:r>
    </w:p>
    <w:p w14:paraId="0990D7C9" w14:textId="536824C8" w:rsidR="00AB7839" w:rsidRDefault="009E40DF" w:rsidP="00B972D7">
      <w:r w:rsidRPr="009E40DF">
        <w:lastRenderedPageBreak/>
        <w:drawing>
          <wp:inline distT="0" distB="0" distL="0" distR="0" wp14:anchorId="5D57F22F" wp14:editId="4B9B5D0F">
            <wp:extent cx="5730043" cy="2650672"/>
            <wp:effectExtent l="0" t="0" r="4445" b="0"/>
            <wp:docPr id="72470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1467" name=""/>
                    <pic:cNvPicPr/>
                  </pic:nvPicPr>
                  <pic:blipFill>
                    <a:blip r:embed="rId38"/>
                    <a:stretch>
                      <a:fillRect/>
                    </a:stretch>
                  </pic:blipFill>
                  <pic:spPr>
                    <a:xfrm>
                      <a:off x="0" y="0"/>
                      <a:ext cx="5746710" cy="2658382"/>
                    </a:xfrm>
                    <a:prstGeom prst="rect">
                      <a:avLst/>
                    </a:prstGeom>
                  </pic:spPr>
                </pic:pic>
              </a:graphicData>
            </a:graphic>
          </wp:inline>
        </w:drawing>
      </w:r>
    </w:p>
    <w:p w14:paraId="049D1A2D" w14:textId="294FD2BF" w:rsidR="00D10101" w:rsidRDefault="00BC26A5" w:rsidP="00B972D7">
      <w:r>
        <w:t>From this we can find gender wise diffe</w:t>
      </w:r>
      <w:r w:rsidR="00671153">
        <w:t>rence in th</w:t>
      </w:r>
      <w:r w:rsidR="009533B3">
        <w:t>e purchase of items and their price</w:t>
      </w:r>
      <w:r w:rsidR="009E40DF">
        <w:t>s</w:t>
      </w:r>
      <w:r w:rsidR="007B65A3">
        <w:t xml:space="preserve"> as well.</w:t>
      </w:r>
    </w:p>
    <w:p w14:paraId="2890EAC2" w14:textId="3E8DAC03" w:rsidR="009E40DF" w:rsidRDefault="002740A2" w:rsidP="00B972D7">
      <w:r>
        <w:tab/>
        <w:t xml:space="preserve">This will </w:t>
      </w:r>
      <w:proofErr w:type="gramStart"/>
      <w:r>
        <w:t>helps</w:t>
      </w:r>
      <w:proofErr w:type="gramEnd"/>
      <w:r>
        <w:t xml:space="preserve"> to find </w:t>
      </w:r>
      <w:r w:rsidR="00793094">
        <w:t>which gender is more purchasing the items from the company.</w:t>
      </w:r>
    </w:p>
    <w:p w14:paraId="0B05DAB6" w14:textId="38DB7332" w:rsidR="00DD5434" w:rsidRDefault="00DD5434" w:rsidP="00B972D7"/>
    <w:p w14:paraId="5F2FC0B6" w14:textId="77777777" w:rsidR="00CD2665" w:rsidRDefault="00CD2665" w:rsidP="00B972D7"/>
    <w:p w14:paraId="72541AD2" w14:textId="6F501DF8" w:rsidR="007B270C" w:rsidRDefault="002F0B97" w:rsidP="00B972D7">
      <w:r w:rsidRPr="003401F7">
        <w:rPr>
          <w:highlight w:val="darkGreen"/>
        </w:rPr>
        <w:t>Year</w:t>
      </w:r>
      <w:r w:rsidR="00A113BB" w:rsidRPr="003401F7">
        <w:rPr>
          <w:highlight w:val="darkGreen"/>
        </w:rPr>
        <w:t xml:space="preserve">- Sum of quantity- </w:t>
      </w:r>
      <w:r w:rsidR="002B6BA2" w:rsidRPr="003401F7">
        <w:rPr>
          <w:highlight w:val="darkGreen"/>
        </w:rPr>
        <w:t>Total price.</w:t>
      </w:r>
    </w:p>
    <w:p w14:paraId="710924EA" w14:textId="493E9344" w:rsidR="00272C3F" w:rsidRDefault="00272C3F" w:rsidP="00B972D7">
      <w:r w:rsidRPr="00272C3F">
        <w:drawing>
          <wp:inline distT="0" distB="0" distL="0" distR="0" wp14:anchorId="00A47093" wp14:editId="6B590A2C">
            <wp:extent cx="5731510" cy="2620010"/>
            <wp:effectExtent l="0" t="0" r="2540" b="8890"/>
            <wp:docPr id="19335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604" name=""/>
                    <pic:cNvPicPr/>
                  </pic:nvPicPr>
                  <pic:blipFill>
                    <a:blip r:embed="rId39"/>
                    <a:stretch>
                      <a:fillRect/>
                    </a:stretch>
                  </pic:blipFill>
                  <pic:spPr>
                    <a:xfrm>
                      <a:off x="0" y="0"/>
                      <a:ext cx="5731510" cy="2620010"/>
                    </a:xfrm>
                    <a:prstGeom prst="rect">
                      <a:avLst/>
                    </a:prstGeom>
                  </pic:spPr>
                </pic:pic>
              </a:graphicData>
            </a:graphic>
          </wp:inline>
        </w:drawing>
      </w:r>
    </w:p>
    <w:p w14:paraId="560945DB" w14:textId="30822543" w:rsidR="007B65A3" w:rsidRDefault="002B6BA2" w:rsidP="00B972D7">
      <w:r>
        <w:tab/>
        <w:t xml:space="preserve">This will give yearly analysis, </w:t>
      </w:r>
      <w:r w:rsidR="009E0B3A">
        <w:t>can compare the growth of the company and sale of the product.</w:t>
      </w:r>
    </w:p>
    <w:p w14:paraId="37140B0C" w14:textId="531E6CA0" w:rsidR="00C2744A" w:rsidRDefault="00F07655" w:rsidP="00B972D7">
      <w:r>
        <w:tab/>
      </w:r>
      <w:r w:rsidRPr="003401F7">
        <w:rPr>
          <w:highlight w:val="darkGreen"/>
        </w:rPr>
        <w:t>Monthly sales of quantity and sum of price.</w:t>
      </w:r>
    </w:p>
    <w:p w14:paraId="0D906FA9" w14:textId="55AC387C" w:rsidR="003401F7" w:rsidRDefault="00FC4B2A" w:rsidP="00B972D7">
      <w:r w:rsidRPr="00FC4B2A">
        <w:lastRenderedPageBreak/>
        <w:drawing>
          <wp:inline distT="0" distB="0" distL="0" distR="0" wp14:anchorId="4AFFC623" wp14:editId="1F812C18">
            <wp:extent cx="5731510" cy="3402330"/>
            <wp:effectExtent l="0" t="0" r="2540" b="7620"/>
            <wp:docPr id="66832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8123" name=""/>
                    <pic:cNvPicPr/>
                  </pic:nvPicPr>
                  <pic:blipFill>
                    <a:blip r:embed="rId40"/>
                    <a:stretch>
                      <a:fillRect/>
                    </a:stretch>
                  </pic:blipFill>
                  <pic:spPr>
                    <a:xfrm>
                      <a:off x="0" y="0"/>
                      <a:ext cx="5731510" cy="3402330"/>
                    </a:xfrm>
                    <a:prstGeom prst="rect">
                      <a:avLst/>
                    </a:prstGeom>
                  </pic:spPr>
                </pic:pic>
              </a:graphicData>
            </a:graphic>
          </wp:inline>
        </w:drawing>
      </w:r>
    </w:p>
    <w:p w14:paraId="7CD88025" w14:textId="772C4688" w:rsidR="003401F7" w:rsidRDefault="00B93B51" w:rsidP="00B972D7">
      <w:r>
        <w:tab/>
        <w:t xml:space="preserve">This will give an overview about the </w:t>
      </w:r>
      <w:proofErr w:type="gramStart"/>
      <w:r>
        <w:t xml:space="preserve">sales </w:t>
      </w:r>
      <w:r w:rsidR="00FE3417">
        <w:t>,</w:t>
      </w:r>
      <w:proofErr w:type="gramEnd"/>
      <w:r w:rsidR="00FE3417">
        <w:t xml:space="preserve"> </w:t>
      </w:r>
      <w:r w:rsidR="00331776">
        <w:t xml:space="preserve">and </w:t>
      </w:r>
      <w:r w:rsidR="00FE3417">
        <w:t xml:space="preserve">can make more profit when </w:t>
      </w:r>
      <w:r w:rsidR="00475966">
        <w:t xml:space="preserve">the </w:t>
      </w:r>
      <w:r w:rsidR="00D50D14">
        <w:t xml:space="preserve">sales of each product </w:t>
      </w:r>
      <w:r w:rsidR="005D6F94">
        <w:t>can analyse monthly.</w:t>
      </w:r>
    </w:p>
    <w:p w14:paraId="53E53702" w14:textId="77777777" w:rsidR="00812447" w:rsidRDefault="00812447" w:rsidP="00B972D7"/>
    <w:p w14:paraId="35D111FB" w14:textId="77777777" w:rsidR="00502923" w:rsidRDefault="00502923" w:rsidP="00B972D7"/>
    <w:p w14:paraId="3FA71B0E" w14:textId="77777777" w:rsidR="00502923" w:rsidRDefault="00502923" w:rsidP="00B972D7"/>
    <w:p w14:paraId="4348EEF7" w14:textId="62970C40" w:rsidR="00502923" w:rsidRDefault="00502923" w:rsidP="00B972D7">
      <w:r w:rsidRPr="00502923">
        <w:rPr>
          <w:highlight w:val="darkGreen"/>
        </w:rPr>
        <w:t>Payment method-sum of price- sum of quantity</w:t>
      </w:r>
      <w:r>
        <w:t>.</w:t>
      </w:r>
    </w:p>
    <w:p w14:paraId="2EB3612D" w14:textId="77777777" w:rsidR="00143A87" w:rsidRDefault="00143A87" w:rsidP="00B972D7"/>
    <w:p w14:paraId="298864F9" w14:textId="7C2053C7" w:rsidR="00502923" w:rsidRDefault="00143A87" w:rsidP="00B972D7">
      <w:r w:rsidRPr="00143A87">
        <w:drawing>
          <wp:inline distT="0" distB="0" distL="0" distR="0" wp14:anchorId="7F3AE4E3" wp14:editId="06F86455">
            <wp:extent cx="5731510" cy="2413635"/>
            <wp:effectExtent l="0" t="0" r="2540" b="5715"/>
            <wp:docPr id="175793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32277" name=""/>
                    <pic:cNvPicPr/>
                  </pic:nvPicPr>
                  <pic:blipFill>
                    <a:blip r:embed="rId41"/>
                    <a:stretch>
                      <a:fillRect/>
                    </a:stretch>
                  </pic:blipFill>
                  <pic:spPr>
                    <a:xfrm>
                      <a:off x="0" y="0"/>
                      <a:ext cx="5731510" cy="2413635"/>
                    </a:xfrm>
                    <a:prstGeom prst="rect">
                      <a:avLst/>
                    </a:prstGeom>
                  </pic:spPr>
                </pic:pic>
              </a:graphicData>
            </a:graphic>
          </wp:inline>
        </w:drawing>
      </w:r>
    </w:p>
    <w:p w14:paraId="58837AC3" w14:textId="1F8EE71E" w:rsidR="00502923" w:rsidRDefault="00143A87" w:rsidP="00B972D7">
      <w:r>
        <w:tab/>
        <w:t xml:space="preserve">This will </w:t>
      </w:r>
      <w:r w:rsidR="00C618EA">
        <w:t>give an idea about the payment methods, and the cash flow through which medi</w:t>
      </w:r>
      <w:r w:rsidR="00127F16">
        <w:t>um.</w:t>
      </w:r>
    </w:p>
    <w:p w14:paraId="37E096FC" w14:textId="77777777" w:rsidR="002F5B75" w:rsidRDefault="002F5B75" w:rsidP="00B972D7"/>
    <w:p w14:paraId="17BDF831" w14:textId="7262535E" w:rsidR="002F5B75" w:rsidRDefault="002F5B75" w:rsidP="00B972D7">
      <w:r w:rsidRPr="002F5B75">
        <w:drawing>
          <wp:inline distT="0" distB="0" distL="0" distR="0" wp14:anchorId="412521DA" wp14:editId="014BEB1E">
            <wp:extent cx="5731510" cy="3102428"/>
            <wp:effectExtent l="0" t="0" r="2540" b="3175"/>
            <wp:docPr id="9563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126" name=""/>
                    <pic:cNvPicPr/>
                  </pic:nvPicPr>
                  <pic:blipFill>
                    <a:blip r:embed="rId42"/>
                    <a:stretch>
                      <a:fillRect/>
                    </a:stretch>
                  </pic:blipFill>
                  <pic:spPr>
                    <a:xfrm>
                      <a:off x="0" y="0"/>
                      <a:ext cx="5736172" cy="3104951"/>
                    </a:xfrm>
                    <a:prstGeom prst="rect">
                      <a:avLst/>
                    </a:prstGeom>
                  </pic:spPr>
                </pic:pic>
              </a:graphicData>
            </a:graphic>
          </wp:inline>
        </w:drawing>
      </w:r>
    </w:p>
    <w:p w14:paraId="0F42CF08" w14:textId="77777777" w:rsidR="00B84815" w:rsidRDefault="00B84815" w:rsidP="00B972D7"/>
    <w:p w14:paraId="66144833" w14:textId="77777777" w:rsidR="00C97797" w:rsidRDefault="00C97797" w:rsidP="00B972D7"/>
    <w:p w14:paraId="2EC06537" w14:textId="57D49143" w:rsidR="002F5B75" w:rsidRDefault="002C6EAC" w:rsidP="00B972D7">
      <w:r>
        <w:t>In Design tab we can choose the design for the table.</w:t>
      </w:r>
    </w:p>
    <w:p w14:paraId="54AB466E" w14:textId="77777777" w:rsidR="00C97797" w:rsidRDefault="00C97797" w:rsidP="00B972D7"/>
    <w:p w14:paraId="77C73390" w14:textId="77777777" w:rsidR="00C97797" w:rsidRDefault="00C97797" w:rsidP="00B972D7"/>
    <w:p w14:paraId="6BB3C8F1" w14:textId="08E69783" w:rsidR="002C6EAC" w:rsidRDefault="00B84815" w:rsidP="00B972D7">
      <w:r w:rsidRPr="00B84815">
        <w:drawing>
          <wp:inline distT="0" distB="0" distL="0" distR="0" wp14:anchorId="114F3504" wp14:editId="622D1729">
            <wp:extent cx="5731510" cy="3331029"/>
            <wp:effectExtent l="0" t="0" r="2540" b="3175"/>
            <wp:docPr id="39062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8113" name=""/>
                    <pic:cNvPicPr/>
                  </pic:nvPicPr>
                  <pic:blipFill>
                    <a:blip r:embed="rId43"/>
                    <a:stretch>
                      <a:fillRect/>
                    </a:stretch>
                  </pic:blipFill>
                  <pic:spPr>
                    <a:xfrm>
                      <a:off x="0" y="0"/>
                      <a:ext cx="5737879" cy="3334731"/>
                    </a:xfrm>
                    <a:prstGeom prst="rect">
                      <a:avLst/>
                    </a:prstGeom>
                  </pic:spPr>
                </pic:pic>
              </a:graphicData>
            </a:graphic>
          </wp:inline>
        </w:drawing>
      </w:r>
    </w:p>
    <w:p w14:paraId="78C22C8B" w14:textId="77777777" w:rsidR="00C57A93" w:rsidRDefault="00C57A93" w:rsidP="00B972D7"/>
    <w:p w14:paraId="699367CC" w14:textId="60C50B73" w:rsidR="00C57A93" w:rsidRDefault="00E14C32" w:rsidP="00B972D7">
      <w:r>
        <w:rPr>
          <w:rFonts w:ascii="Roboto" w:eastAsia="Roboto" w:hAnsi="Roboto" w:cs="Roboto"/>
        </w:rPr>
        <w:lastRenderedPageBreak/>
        <w:t>Data visualization: create at least three chart types, build an interactive dashboard, and use basic Pivot</w:t>
      </w:r>
      <w:r>
        <w:rPr>
          <w:rFonts w:ascii="Roboto" w:eastAsia="Roboto" w:hAnsi="Roboto" w:cs="Roboto"/>
        </w:rPr>
        <w:t xml:space="preserve"> </w:t>
      </w:r>
      <w:r>
        <w:rPr>
          <w:rFonts w:ascii="Roboto" w:eastAsia="Roboto" w:hAnsi="Roboto" w:cs="Roboto"/>
        </w:rPr>
        <w:t>Charts</w:t>
      </w:r>
      <w:r w:rsidR="005076C0">
        <w:t>.</w:t>
      </w:r>
    </w:p>
    <w:p w14:paraId="5F78CCA8" w14:textId="385039B9" w:rsidR="00C57A93" w:rsidRDefault="00C57A93" w:rsidP="00B972D7">
      <w:r w:rsidRPr="00C57A93">
        <w:drawing>
          <wp:inline distT="0" distB="0" distL="0" distR="0" wp14:anchorId="78C34F3C" wp14:editId="26A146B7">
            <wp:extent cx="5731510" cy="2013857"/>
            <wp:effectExtent l="0" t="0" r="2540" b="5715"/>
            <wp:docPr id="173874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48921" name=""/>
                    <pic:cNvPicPr/>
                  </pic:nvPicPr>
                  <pic:blipFill>
                    <a:blip r:embed="rId44"/>
                    <a:stretch>
                      <a:fillRect/>
                    </a:stretch>
                  </pic:blipFill>
                  <pic:spPr>
                    <a:xfrm>
                      <a:off x="0" y="0"/>
                      <a:ext cx="5739625" cy="2016708"/>
                    </a:xfrm>
                    <a:prstGeom prst="rect">
                      <a:avLst/>
                    </a:prstGeom>
                  </pic:spPr>
                </pic:pic>
              </a:graphicData>
            </a:graphic>
          </wp:inline>
        </w:drawing>
      </w:r>
    </w:p>
    <w:p w14:paraId="572CAF7A" w14:textId="0D855624" w:rsidR="00C835C0" w:rsidRDefault="00C835C0" w:rsidP="00B972D7">
      <w:r>
        <w:t xml:space="preserve">Pivot table </w:t>
      </w:r>
      <w:proofErr w:type="spellStart"/>
      <w:r>
        <w:t>Analyze</w:t>
      </w:r>
      <w:proofErr w:type="spellEnd"/>
      <w:r>
        <w:t xml:space="preserve"> </w:t>
      </w:r>
      <w:r w:rsidR="00E2083E">
        <w:sym w:font="Wingdings" w:char="F0E0"/>
      </w:r>
      <w:r w:rsidR="00E2083E">
        <w:t xml:space="preserve"> </w:t>
      </w:r>
      <w:r w:rsidR="00E93085">
        <w:t>Pivot chart</w:t>
      </w:r>
      <w:r w:rsidR="00E93085">
        <w:sym w:font="Wingdings" w:char="F0E0"/>
      </w:r>
      <w:r w:rsidR="00E93085">
        <w:t xml:space="preserve">  Then choose the chart.</w:t>
      </w:r>
    </w:p>
    <w:p w14:paraId="15E53F13" w14:textId="54451868" w:rsidR="00EA6A9F" w:rsidRDefault="00A5621D" w:rsidP="00B972D7">
      <w:r>
        <w:t>CLUSTERED COLUMN</w:t>
      </w:r>
      <w:r w:rsidR="00854F90">
        <w:t>:</w:t>
      </w:r>
    </w:p>
    <w:p w14:paraId="3CD82190" w14:textId="12792F1D" w:rsidR="005076C0" w:rsidRDefault="005076C0" w:rsidP="00B972D7">
      <w:r w:rsidRPr="005076C0">
        <w:drawing>
          <wp:inline distT="0" distB="0" distL="0" distR="0" wp14:anchorId="4E113830" wp14:editId="7521E162">
            <wp:extent cx="5730661" cy="2296886"/>
            <wp:effectExtent l="0" t="0" r="3810" b="8255"/>
            <wp:docPr id="80985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58084" name=""/>
                    <pic:cNvPicPr/>
                  </pic:nvPicPr>
                  <pic:blipFill>
                    <a:blip r:embed="rId45"/>
                    <a:stretch>
                      <a:fillRect/>
                    </a:stretch>
                  </pic:blipFill>
                  <pic:spPr>
                    <a:xfrm>
                      <a:off x="0" y="0"/>
                      <a:ext cx="5739714" cy="2300514"/>
                    </a:xfrm>
                    <a:prstGeom prst="rect">
                      <a:avLst/>
                    </a:prstGeom>
                  </pic:spPr>
                </pic:pic>
              </a:graphicData>
            </a:graphic>
          </wp:inline>
        </w:drawing>
      </w:r>
    </w:p>
    <w:p w14:paraId="02EA97A0" w14:textId="0CDA0490" w:rsidR="00EA6A9F" w:rsidRDefault="00EA6A9F" w:rsidP="00B972D7">
      <w:r>
        <w:t>LINE CHART:</w:t>
      </w:r>
    </w:p>
    <w:p w14:paraId="163B351B" w14:textId="2EEB9FA9" w:rsidR="005076C0" w:rsidRDefault="00EA6A9F" w:rsidP="00B972D7">
      <w:r w:rsidRPr="00EA6A9F">
        <w:drawing>
          <wp:inline distT="0" distB="0" distL="0" distR="0" wp14:anchorId="2058CFDE" wp14:editId="785584F7">
            <wp:extent cx="5731510" cy="2574925"/>
            <wp:effectExtent l="0" t="0" r="2540" b="0"/>
            <wp:docPr id="69838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89522" name=""/>
                    <pic:cNvPicPr/>
                  </pic:nvPicPr>
                  <pic:blipFill>
                    <a:blip r:embed="rId46"/>
                    <a:stretch>
                      <a:fillRect/>
                    </a:stretch>
                  </pic:blipFill>
                  <pic:spPr>
                    <a:xfrm>
                      <a:off x="0" y="0"/>
                      <a:ext cx="5731510" cy="2574925"/>
                    </a:xfrm>
                    <a:prstGeom prst="rect">
                      <a:avLst/>
                    </a:prstGeom>
                  </pic:spPr>
                </pic:pic>
              </a:graphicData>
            </a:graphic>
          </wp:inline>
        </w:drawing>
      </w:r>
    </w:p>
    <w:p w14:paraId="08BEB159" w14:textId="1317E85E" w:rsidR="00854F90" w:rsidRDefault="00854F90" w:rsidP="00B972D7">
      <w:r>
        <w:lastRenderedPageBreak/>
        <w:t>PIE CHART:</w:t>
      </w:r>
    </w:p>
    <w:p w14:paraId="780D46C5" w14:textId="77777777" w:rsidR="00790A3E" w:rsidRDefault="00790A3E" w:rsidP="00B972D7"/>
    <w:p w14:paraId="2A91FAFD" w14:textId="064ED544" w:rsidR="00854F90" w:rsidRDefault="00CD1F89" w:rsidP="00B972D7">
      <w:r w:rsidRPr="00CD1F89">
        <w:drawing>
          <wp:inline distT="0" distB="0" distL="0" distR="0" wp14:anchorId="19584C4D" wp14:editId="5EA07835">
            <wp:extent cx="5731510" cy="2204357"/>
            <wp:effectExtent l="0" t="0" r="2540" b="5715"/>
            <wp:docPr id="10046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61119" name=""/>
                    <pic:cNvPicPr/>
                  </pic:nvPicPr>
                  <pic:blipFill>
                    <a:blip r:embed="rId47"/>
                    <a:stretch>
                      <a:fillRect/>
                    </a:stretch>
                  </pic:blipFill>
                  <pic:spPr>
                    <a:xfrm>
                      <a:off x="0" y="0"/>
                      <a:ext cx="5738430" cy="2207018"/>
                    </a:xfrm>
                    <a:prstGeom prst="rect">
                      <a:avLst/>
                    </a:prstGeom>
                  </pic:spPr>
                </pic:pic>
              </a:graphicData>
            </a:graphic>
          </wp:inline>
        </w:drawing>
      </w:r>
    </w:p>
    <w:p w14:paraId="0E782C27" w14:textId="77777777" w:rsidR="00790A3E" w:rsidRDefault="00790A3E" w:rsidP="00B972D7"/>
    <w:p w14:paraId="15C56157" w14:textId="77777777" w:rsidR="00790A3E" w:rsidRDefault="00790A3E" w:rsidP="00B972D7"/>
    <w:p w14:paraId="58167632" w14:textId="296C6822" w:rsidR="00CD1F89" w:rsidRDefault="00A5621D" w:rsidP="00B972D7">
      <w:r>
        <w:t>CLUSTERED</w:t>
      </w:r>
      <w:r>
        <w:t xml:space="preserve"> BAR:</w:t>
      </w:r>
    </w:p>
    <w:p w14:paraId="3F59D345" w14:textId="2F69F199" w:rsidR="00A5621D" w:rsidRDefault="00790A3E" w:rsidP="00B972D7">
      <w:r w:rsidRPr="00790A3E">
        <w:drawing>
          <wp:inline distT="0" distB="0" distL="0" distR="0" wp14:anchorId="0E6648A9" wp14:editId="3EC864AE">
            <wp:extent cx="5731510" cy="2604135"/>
            <wp:effectExtent l="0" t="0" r="2540" b="5715"/>
            <wp:docPr id="195626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66170" name=""/>
                    <pic:cNvPicPr/>
                  </pic:nvPicPr>
                  <pic:blipFill>
                    <a:blip r:embed="rId48"/>
                    <a:stretch>
                      <a:fillRect/>
                    </a:stretch>
                  </pic:blipFill>
                  <pic:spPr>
                    <a:xfrm>
                      <a:off x="0" y="0"/>
                      <a:ext cx="5731510" cy="2604135"/>
                    </a:xfrm>
                    <a:prstGeom prst="rect">
                      <a:avLst/>
                    </a:prstGeom>
                  </pic:spPr>
                </pic:pic>
              </a:graphicData>
            </a:graphic>
          </wp:inline>
        </w:drawing>
      </w:r>
    </w:p>
    <w:p w14:paraId="72110E19" w14:textId="66320E26" w:rsidR="006B7462" w:rsidRDefault="006B7462" w:rsidP="00B972D7">
      <w:r>
        <w:t>SLICER:</w:t>
      </w:r>
    </w:p>
    <w:p w14:paraId="55F03F8F" w14:textId="7EA5A968" w:rsidR="006B7462" w:rsidRDefault="006B7462" w:rsidP="00B972D7">
      <w:r w:rsidRPr="006B7462">
        <w:drawing>
          <wp:inline distT="0" distB="0" distL="0" distR="0" wp14:anchorId="3460ED1F" wp14:editId="5D09F54D">
            <wp:extent cx="5731510" cy="1627414"/>
            <wp:effectExtent l="0" t="0" r="2540" b="0"/>
            <wp:docPr id="111010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0787" name=""/>
                    <pic:cNvPicPr/>
                  </pic:nvPicPr>
                  <pic:blipFill>
                    <a:blip r:embed="rId49"/>
                    <a:stretch>
                      <a:fillRect/>
                    </a:stretch>
                  </pic:blipFill>
                  <pic:spPr>
                    <a:xfrm>
                      <a:off x="0" y="0"/>
                      <a:ext cx="5738204" cy="1629315"/>
                    </a:xfrm>
                    <a:prstGeom prst="rect">
                      <a:avLst/>
                    </a:prstGeom>
                  </pic:spPr>
                </pic:pic>
              </a:graphicData>
            </a:graphic>
          </wp:inline>
        </w:drawing>
      </w:r>
    </w:p>
    <w:p w14:paraId="5F30A161" w14:textId="2505AEB4" w:rsidR="005F7F2B" w:rsidRDefault="00A33411" w:rsidP="00B972D7">
      <w:r>
        <w:lastRenderedPageBreak/>
        <w:t xml:space="preserve">Connecting Tables: </w:t>
      </w:r>
    </w:p>
    <w:p w14:paraId="74CE24FE" w14:textId="387E6252" w:rsidR="00A33411" w:rsidRDefault="00A33411" w:rsidP="00B972D7">
      <w:r w:rsidRPr="00A33411">
        <w:drawing>
          <wp:inline distT="0" distB="0" distL="0" distR="0" wp14:anchorId="638EA3A0" wp14:editId="5A21E24D">
            <wp:extent cx="5731510" cy="2420620"/>
            <wp:effectExtent l="0" t="0" r="2540" b="0"/>
            <wp:docPr id="15412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029" name=""/>
                    <pic:cNvPicPr/>
                  </pic:nvPicPr>
                  <pic:blipFill>
                    <a:blip r:embed="rId50"/>
                    <a:stretch>
                      <a:fillRect/>
                    </a:stretch>
                  </pic:blipFill>
                  <pic:spPr>
                    <a:xfrm>
                      <a:off x="0" y="0"/>
                      <a:ext cx="5731510" cy="2420620"/>
                    </a:xfrm>
                    <a:prstGeom prst="rect">
                      <a:avLst/>
                    </a:prstGeom>
                  </pic:spPr>
                </pic:pic>
              </a:graphicData>
            </a:graphic>
          </wp:inline>
        </w:drawing>
      </w:r>
    </w:p>
    <w:p w14:paraId="4A373E0C" w14:textId="77777777" w:rsidR="00A33411" w:rsidRDefault="00A33411" w:rsidP="00B972D7"/>
    <w:p w14:paraId="6C3911CF" w14:textId="77777777" w:rsidR="00A33411" w:rsidRDefault="00A33411" w:rsidP="00B972D7"/>
    <w:p w14:paraId="3DE39CC5" w14:textId="47B209B0" w:rsidR="00A33411" w:rsidRDefault="00ED3D88" w:rsidP="00B972D7">
      <w:r>
        <w:t>Final Dashboard:</w:t>
      </w:r>
    </w:p>
    <w:p w14:paraId="7650AA0C" w14:textId="44F364DB" w:rsidR="00ED3D88" w:rsidRDefault="00ED3D88" w:rsidP="00B972D7">
      <w:r w:rsidRPr="00ED3D88">
        <w:drawing>
          <wp:inline distT="0" distB="0" distL="0" distR="0" wp14:anchorId="48710EFC" wp14:editId="109C9E8D">
            <wp:extent cx="5729914" cy="3238500"/>
            <wp:effectExtent l="0" t="0" r="4445" b="0"/>
            <wp:docPr id="207893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0426" name=""/>
                    <pic:cNvPicPr/>
                  </pic:nvPicPr>
                  <pic:blipFill>
                    <a:blip r:embed="rId51"/>
                    <a:stretch>
                      <a:fillRect/>
                    </a:stretch>
                  </pic:blipFill>
                  <pic:spPr>
                    <a:xfrm>
                      <a:off x="0" y="0"/>
                      <a:ext cx="5746444" cy="3247843"/>
                    </a:xfrm>
                    <a:prstGeom prst="rect">
                      <a:avLst/>
                    </a:prstGeom>
                  </pic:spPr>
                </pic:pic>
              </a:graphicData>
            </a:graphic>
          </wp:inline>
        </w:drawing>
      </w:r>
    </w:p>
    <w:p w14:paraId="092BBAD7" w14:textId="77777777" w:rsidR="00A33411" w:rsidRDefault="00A33411" w:rsidP="00B972D7"/>
    <w:p w14:paraId="6970329B" w14:textId="77777777" w:rsidR="00A33411" w:rsidRDefault="00A33411" w:rsidP="00B972D7"/>
    <w:p w14:paraId="0BE876EC" w14:textId="77777777" w:rsidR="0013367C" w:rsidRDefault="0013367C" w:rsidP="00B972D7"/>
    <w:p w14:paraId="215D54A9" w14:textId="77777777" w:rsidR="0013367C" w:rsidRDefault="0013367C" w:rsidP="00B972D7"/>
    <w:p w14:paraId="65ED737D" w14:textId="77777777" w:rsidR="0013367C" w:rsidRDefault="0013367C" w:rsidP="00B972D7"/>
    <w:p w14:paraId="5690867D" w14:textId="5F2CFCBC" w:rsidR="0013367C" w:rsidRPr="004E581B" w:rsidRDefault="004E581B" w:rsidP="004E581B">
      <w:pPr>
        <w:jc w:val="center"/>
        <w:rPr>
          <w:rFonts w:ascii="Algerian" w:hAnsi="Algerian"/>
          <w:color w:val="262626" w:themeColor="text1" w:themeTint="D9"/>
          <w:sz w:val="36"/>
          <w:szCs w:val="36"/>
        </w:rPr>
      </w:pPr>
      <w:r w:rsidRPr="004E581B">
        <w:rPr>
          <w:rFonts w:ascii="Algerian" w:hAnsi="Algerian"/>
          <w:color w:val="262626" w:themeColor="text1" w:themeTint="D9"/>
          <w:sz w:val="36"/>
          <w:szCs w:val="36"/>
        </w:rPr>
        <w:lastRenderedPageBreak/>
        <w:t>CLEAR FINDINGS &amp; SUMMARY</w:t>
      </w:r>
    </w:p>
    <w:p w14:paraId="496B278D" w14:textId="77777777" w:rsidR="0013367C" w:rsidRDefault="0013367C" w:rsidP="0013367C"/>
    <w:p w14:paraId="1945E721" w14:textId="66DD3886" w:rsidR="0013367C" w:rsidRPr="0013367C" w:rsidRDefault="0013367C" w:rsidP="0013367C">
      <w:r>
        <w:t xml:space="preserve">           </w:t>
      </w:r>
      <w:r w:rsidRPr="0013367C">
        <w:t xml:space="preserve">The assignment focused on cleaning, </w:t>
      </w:r>
      <w:r w:rsidRPr="0013367C">
        <w:t>analysing</w:t>
      </w:r>
      <w:r w:rsidRPr="0013367C">
        <w:t>, and visualizing an E</w:t>
      </w:r>
      <w:r w:rsidRPr="0013367C">
        <w:noBreakHyphen/>
        <w:t xml:space="preserve">commerce dataset using Excel tools to identify key business insights.  </w:t>
      </w:r>
    </w:p>
    <w:p w14:paraId="29C0A359" w14:textId="38BEBF1E" w:rsidR="0013367C" w:rsidRPr="0013367C" w:rsidRDefault="0013367C" w:rsidP="0013367C">
      <w:r w:rsidRPr="0013367C">
        <w:t xml:space="preserve">      The E-commerce data set has duplicates, missing and </w:t>
      </w:r>
      <w:r w:rsidRPr="0013367C">
        <w:t>inconsistent</w:t>
      </w:r>
      <w:r w:rsidRPr="0013367C">
        <w:t xml:space="preserve"> values, which makes the data inaccurate and cannot make insights from them. Before making any </w:t>
      </w:r>
      <w:proofErr w:type="gramStart"/>
      <w:r w:rsidRPr="0013367C">
        <w:t>steps</w:t>
      </w:r>
      <w:proofErr w:type="gramEnd"/>
      <w:r w:rsidRPr="0013367C">
        <w:t xml:space="preserve"> we have to clean the data first. </w:t>
      </w:r>
    </w:p>
    <w:p w14:paraId="5E475650" w14:textId="77777777" w:rsidR="0013367C" w:rsidRPr="0013367C" w:rsidRDefault="0013367C" w:rsidP="0013367C">
      <w:r w:rsidRPr="0013367C">
        <w:t xml:space="preserve">After importing the data to power query </w:t>
      </w:r>
      <w:proofErr w:type="gramStart"/>
      <w:r w:rsidRPr="0013367C">
        <w:t>editor</w:t>
      </w:r>
      <w:proofErr w:type="gramEnd"/>
      <w:r w:rsidRPr="0013367C">
        <w:t xml:space="preserve"> we can clean the data or </w:t>
      </w:r>
      <w:proofErr w:type="spellStart"/>
      <w:r w:rsidRPr="0013367C">
        <w:t>delect</w:t>
      </w:r>
      <w:proofErr w:type="spellEnd"/>
      <w:r w:rsidRPr="0013367C">
        <w:t xml:space="preserve"> the duplicate data.</w:t>
      </w:r>
    </w:p>
    <w:p w14:paraId="71C711C0" w14:textId="77777777" w:rsidR="0013367C" w:rsidRPr="0013367C" w:rsidRDefault="0013367C" w:rsidP="0013367C">
      <w:r w:rsidRPr="0013367C">
        <w:t xml:space="preserve">      Conditional formatting is one of the important </w:t>
      </w:r>
      <w:proofErr w:type="gramStart"/>
      <w:r w:rsidRPr="0013367C">
        <w:t>steps,</w:t>
      </w:r>
      <w:proofErr w:type="gramEnd"/>
      <w:r w:rsidRPr="0013367C">
        <w:t xml:space="preserve"> it will give an overview and differentiate the data according to the conditions we are applying.</w:t>
      </w:r>
    </w:p>
    <w:p w14:paraId="7D00F905" w14:textId="77777777" w:rsidR="0013367C" w:rsidRPr="0013367C" w:rsidRDefault="0013367C" w:rsidP="0013367C">
      <w:r w:rsidRPr="0013367C">
        <w:t xml:space="preserve">     In "Excel Formulas &amp; Functions " </w:t>
      </w:r>
      <w:proofErr w:type="gramStart"/>
      <w:r w:rsidRPr="0013367C">
        <w:t>SUMIF ,COUNTIF</w:t>
      </w:r>
      <w:proofErr w:type="gramEnd"/>
      <w:r w:rsidRPr="0013367C">
        <w:t>,</w:t>
      </w:r>
      <w:proofErr w:type="gramStart"/>
      <w:r w:rsidRPr="0013367C">
        <w:t>AVERAGEIF,XLOOKUP</w:t>
      </w:r>
      <w:proofErr w:type="gramEnd"/>
      <w:r w:rsidRPr="0013367C">
        <w:t xml:space="preserve"> &amp; VLOOKUP Functions are basically used.</w:t>
      </w:r>
    </w:p>
    <w:p w14:paraId="295E21D7" w14:textId="4B7C23B7" w:rsidR="0013367C" w:rsidRPr="0013367C" w:rsidRDefault="0013367C" w:rsidP="0013367C">
      <w:r w:rsidRPr="0013367C">
        <w:t xml:space="preserve">Data analysis tool pack is used to perform all the statistical formulas. Then </w:t>
      </w:r>
      <w:proofErr w:type="spellStart"/>
      <w:r w:rsidRPr="0013367C">
        <w:t>ath</w:t>
      </w:r>
      <w:proofErr w:type="spellEnd"/>
      <w:r w:rsidRPr="0013367C">
        <w:t xml:space="preserve"> the end of the assignment we are creating pivot </w:t>
      </w:r>
      <w:proofErr w:type="gramStart"/>
      <w:r w:rsidRPr="0013367C">
        <w:t>tables ,</w:t>
      </w:r>
      <w:proofErr w:type="gramEnd"/>
      <w:r w:rsidRPr="0013367C">
        <w:t xml:space="preserve"> connecting those tables and making </w:t>
      </w:r>
      <w:proofErr w:type="gramStart"/>
      <w:r w:rsidRPr="0013367C">
        <w:t>Bar ,</w:t>
      </w:r>
      <w:r w:rsidRPr="0013367C">
        <w:t>column</w:t>
      </w:r>
      <w:proofErr w:type="gramEnd"/>
      <w:r w:rsidRPr="0013367C">
        <w:t>, pie</w:t>
      </w:r>
      <w:r w:rsidRPr="0013367C">
        <w:t xml:space="preserve"> charts and finally making the Dashboard.</w:t>
      </w:r>
    </w:p>
    <w:p w14:paraId="1B44F3AC" w14:textId="77777777" w:rsidR="0013367C" w:rsidRPr="0013367C" w:rsidRDefault="0013367C" w:rsidP="0013367C">
      <w:r w:rsidRPr="0013367C">
        <w:t>This dashboard will give an overview about the whole assignment and about the dataset.</w:t>
      </w:r>
    </w:p>
    <w:p w14:paraId="3F44DAA9" w14:textId="77777777" w:rsidR="0013367C" w:rsidRPr="0013367C" w:rsidRDefault="0013367C" w:rsidP="0013367C">
      <w:r w:rsidRPr="0013367C">
        <w:tab/>
      </w:r>
    </w:p>
    <w:p w14:paraId="4F8562AE" w14:textId="77777777" w:rsidR="0013367C" w:rsidRPr="0013367C" w:rsidRDefault="0013367C" w:rsidP="0013367C">
      <w:r w:rsidRPr="0013367C">
        <w:t>The final dataset will get a complete order and can find insights easily from that since it is fully cleaned and arranged in a neat format.</w:t>
      </w:r>
    </w:p>
    <w:p w14:paraId="4B278C85" w14:textId="43EC7629" w:rsidR="0013367C" w:rsidRPr="0013367C" w:rsidRDefault="0013367C" w:rsidP="0013367C">
      <w:r w:rsidRPr="0013367C">
        <w:tab/>
        <w:t xml:space="preserve">My findings are using XLOOKUP is far better than HLOOKUP &amp; VLOOKUP, because XLOOKUP is the modified version and that finds the value </w:t>
      </w:r>
      <w:proofErr w:type="spellStart"/>
      <w:r w:rsidRPr="0013367C">
        <w:t>with out</w:t>
      </w:r>
      <w:proofErr w:type="spellEnd"/>
      <w:r w:rsidRPr="0013367C">
        <w:t xml:space="preserve"> any complex formulas. Also using analysis tool pack </w:t>
      </w:r>
      <w:proofErr w:type="gramStart"/>
      <w:r w:rsidRPr="0013367C">
        <w:t>and  in</w:t>
      </w:r>
      <w:proofErr w:type="gramEnd"/>
      <w:r w:rsidRPr="0013367C">
        <w:t xml:space="preserve"> one </w:t>
      </w:r>
      <w:proofErr w:type="gramStart"/>
      <w:r w:rsidRPr="0013367C">
        <w:t>click  all</w:t>
      </w:r>
      <w:proofErr w:type="gramEnd"/>
      <w:r w:rsidRPr="0013367C">
        <w:t xml:space="preserve"> the statistical </w:t>
      </w:r>
      <w:r w:rsidRPr="0013367C">
        <w:t>data</w:t>
      </w:r>
      <w:r w:rsidRPr="0013367C">
        <w:t xml:space="preserve"> can create.</w:t>
      </w:r>
    </w:p>
    <w:p w14:paraId="4746A5F4" w14:textId="5529AF79" w:rsidR="0013367C" w:rsidRPr="0013367C" w:rsidRDefault="0013367C" w:rsidP="0013367C">
      <w:r w:rsidRPr="0013367C">
        <w:t xml:space="preserve">Dashboards will </w:t>
      </w:r>
      <w:proofErr w:type="gramStart"/>
      <w:r w:rsidRPr="0013367C">
        <w:t>helps</w:t>
      </w:r>
      <w:proofErr w:type="gramEnd"/>
      <w:r w:rsidRPr="0013367C">
        <w:t xml:space="preserve"> to explain the project easily. From the dashboard we can find the total sales and total quantity based on gender basis, yearly and </w:t>
      </w:r>
      <w:r w:rsidRPr="0013367C">
        <w:t xml:space="preserve">monthly. </w:t>
      </w:r>
      <w:proofErr w:type="gramStart"/>
      <w:r w:rsidRPr="0013367C">
        <w:t>Also</w:t>
      </w:r>
      <w:proofErr w:type="gramEnd"/>
      <w:r w:rsidRPr="0013367C">
        <w:t xml:space="preserve"> which payment method is used by the customer mostly can find from this.</w:t>
      </w:r>
    </w:p>
    <w:p w14:paraId="7C596119" w14:textId="346D2B43" w:rsidR="0013367C" w:rsidRPr="0013367C" w:rsidRDefault="0013367C" w:rsidP="0013367C">
      <w:r w:rsidRPr="0013367C">
        <w:t xml:space="preserve">     </w:t>
      </w:r>
      <w:r w:rsidRPr="0013367C">
        <w:tab/>
        <w:t xml:space="preserve">These </w:t>
      </w:r>
      <w:r w:rsidRPr="0013367C">
        <w:t>data</w:t>
      </w:r>
      <w:r w:rsidRPr="0013367C">
        <w:t xml:space="preserve"> will </w:t>
      </w:r>
      <w:proofErr w:type="gramStart"/>
      <w:r w:rsidRPr="0013367C">
        <w:t>helps</w:t>
      </w:r>
      <w:proofErr w:type="gramEnd"/>
      <w:r w:rsidRPr="0013367C">
        <w:t xml:space="preserve"> the company to find their customer, and reach out </w:t>
      </w:r>
      <w:proofErr w:type="gramStart"/>
      <w:r w:rsidRPr="0013367C">
        <w:t>them ,</w:t>
      </w:r>
      <w:proofErr w:type="gramEnd"/>
      <w:r w:rsidRPr="0013367C">
        <w:t xml:space="preserve"> can offer discounts and attract more customers. Gender wise classification will </w:t>
      </w:r>
      <w:proofErr w:type="gramStart"/>
      <w:r w:rsidRPr="0013367C">
        <w:t>helps</w:t>
      </w:r>
      <w:proofErr w:type="gramEnd"/>
      <w:r w:rsidRPr="0013367C">
        <w:t xml:space="preserve"> to find out the customer and that will </w:t>
      </w:r>
      <w:proofErr w:type="gramStart"/>
      <w:r w:rsidRPr="0013367C">
        <w:t>helps</w:t>
      </w:r>
      <w:proofErr w:type="gramEnd"/>
      <w:r w:rsidRPr="0013367C">
        <w:t xml:space="preserve"> to provide more products based on their interests. Always yearly analysis will </w:t>
      </w:r>
      <w:proofErr w:type="gramStart"/>
      <w:r w:rsidRPr="0013367C">
        <w:t>helps</w:t>
      </w:r>
      <w:proofErr w:type="gramEnd"/>
      <w:r w:rsidRPr="0013367C">
        <w:t xml:space="preserve"> to improve the </w:t>
      </w:r>
      <w:proofErr w:type="gramStart"/>
      <w:r w:rsidRPr="0013367C">
        <w:t>company ,</w:t>
      </w:r>
      <w:proofErr w:type="gramEnd"/>
      <w:r w:rsidRPr="0013367C">
        <w:t xml:space="preserve"> that is also provided. Monthly analysis helps to identify the peak time in a year and can provide more offers on that time to attract the customers.</w:t>
      </w:r>
    </w:p>
    <w:p w14:paraId="66F69434" w14:textId="77777777" w:rsidR="0013367C" w:rsidRDefault="0013367C" w:rsidP="00B972D7"/>
    <w:sectPr w:rsidR="001336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C7AE5" w14:textId="77777777" w:rsidR="006968C0" w:rsidRDefault="006968C0" w:rsidP="00566D0E">
      <w:pPr>
        <w:spacing w:after="0" w:line="240" w:lineRule="auto"/>
      </w:pPr>
      <w:r>
        <w:separator/>
      </w:r>
    </w:p>
  </w:endnote>
  <w:endnote w:type="continuationSeparator" w:id="0">
    <w:p w14:paraId="1AA43A0F" w14:textId="77777777" w:rsidR="006968C0" w:rsidRDefault="006968C0" w:rsidP="00566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98A9F" w14:textId="77777777" w:rsidR="006968C0" w:rsidRDefault="006968C0" w:rsidP="00566D0E">
      <w:pPr>
        <w:spacing w:after="0" w:line="240" w:lineRule="auto"/>
      </w:pPr>
      <w:r>
        <w:separator/>
      </w:r>
    </w:p>
  </w:footnote>
  <w:footnote w:type="continuationSeparator" w:id="0">
    <w:p w14:paraId="770557D7" w14:textId="77777777" w:rsidR="006968C0" w:rsidRDefault="006968C0" w:rsidP="00566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0127"/>
    <w:multiLevelType w:val="multilevel"/>
    <w:tmpl w:val="B2AE56C6"/>
    <w:lvl w:ilvl="0">
      <w:start w:val="1"/>
      <w:numFmt w:val="bullet"/>
      <w:lvlText w:val="●"/>
      <w:lvlJc w:val="left"/>
      <w:pPr>
        <w:ind w:left="720" w:hanging="360"/>
      </w:pPr>
      <w:rPr>
        <w:rFonts w:ascii="Roboto" w:eastAsia="Roboto" w:hAnsi="Roboto" w:cs="Roboto"/>
        <w:strike w:val="0"/>
        <w:dstrike w:val="0"/>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4E717CD"/>
    <w:multiLevelType w:val="multilevel"/>
    <w:tmpl w:val="773E14BE"/>
    <w:lvl w:ilvl="0">
      <w:start w:val="1"/>
      <w:numFmt w:val="bullet"/>
      <w:lvlText w:val="●"/>
      <w:lvlJc w:val="left"/>
      <w:pPr>
        <w:ind w:left="720" w:hanging="360"/>
      </w:pPr>
      <w:rPr>
        <w:rFonts w:ascii="Roboto" w:eastAsia="Roboto" w:hAnsi="Roboto" w:cs="Roboto"/>
        <w:strike w:val="0"/>
        <w:dstrike w:val="0"/>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A2163C0"/>
    <w:multiLevelType w:val="multilevel"/>
    <w:tmpl w:val="07DE2E0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7778974">
    <w:abstractNumId w:val="0"/>
  </w:num>
  <w:num w:numId="2" w16cid:durableId="1648322266">
    <w:abstractNumId w:val="1"/>
    <w:lvlOverride w:ilvl="0"/>
    <w:lvlOverride w:ilvl="1"/>
    <w:lvlOverride w:ilvl="2"/>
    <w:lvlOverride w:ilvl="3"/>
    <w:lvlOverride w:ilvl="4"/>
    <w:lvlOverride w:ilvl="5"/>
    <w:lvlOverride w:ilvl="6"/>
    <w:lvlOverride w:ilvl="7"/>
    <w:lvlOverride w:ilvl="8"/>
  </w:num>
  <w:num w:numId="3" w16cid:durableId="1396664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000"/>
    <w:rsid w:val="000033D6"/>
    <w:rsid w:val="00022AE3"/>
    <w:rsid w:val="0003182D"/>
    <w:rsid w:val="00032C0A"/>
    <w:rsid w:val="00037E4E"/>
    <w:rsid w:val="00041660"/>
    <w:rsid w:val="0004470C"/>
    <w:rsid w:val="00051069"/>
    <w:rsid w:val="00055B22"/>
    <w:rsid w:val="00056830"/>
    <w:rsid w:val="00073D65"/>
    <w:rsid w:val="00086C89"/>
    <w:rsid w:val="0009512B"/>
    <w:rsid w:val="000A4570"/>
    <w:rsid w:val="000A6A6D"/>
    <w:rsid w:val="000B7F27"/>
    <w:rsid w:val="000C07DD"/>
    <w:rsid w:val="000D1A2F"/>
    <w:rsid w:val="000E13F0"/>
    <w:rsid w:val="000F53AF"/>
    <w:rsid w:val="001175C2"/>
    <w:rsid w:val="00127F16"/>
    <w:rsid w:val="00132038"/>
    <w:rsid w:val="00133494"/>
    <w:rsid w:val="0013367C"/>
    <w:rsid w:val="00142539"/>
    <w:rsid w:val="00143A87"/>
    <w:rsid w:val="00147905"/>
    <w:rsid w:val="001740B6"/>
    <w:rsid w:val="001774A2"/>
    <w:rsid w:val="001A7208"/>
    <w:rsid w:val="001A720A"/>
    <w:rsid w:val="001C7B8D"/>
    <w:rsid w:val="00205C77"/>
    <w:rsid w:val="00210FE2"/>
    <w:rsid w:val="0021509E"/>
    <w:rsid w:val="002519B3"/>
    <w:rsid w:val="00266B63"/>
    <w:rsid w:val="00272C3F"/>
    <w:rsid w:val="002740A2"/>
    <w:rsid w:val="00292708"/>
    <w:rsid w:val="0029370C"/>
    <w:rsid w:val="002A46DC"/>
    <w:rsid w:val="002A501D"/>
    <w:rsid w:val="002A673F"/>
    <w:rsid w:val="002B6BA2"/>
    <w:rsid w:val="002C0B70"/>
    <w:rsid w:val="002C6EAC"/>
    <w:rsid w:val="002E134B"/>
    <w:rsid w:val="002F0B97"/>
    <w:rsid w:val="002F0DE3"/>
    <w:rsid w:val="002F5B75"/>
    <w:rsid w:val="003234EA"/>
    <w:rsid w:val="00326224"/>
    <w:rsid w:val="00326976"/>
    <w:rsid w:val="00326ECB"/>
    <w:rsid w:val="00331776"/>
    <w:rsid w:val="0033332C"/>
    <w:rsid w:val="0033743C"/>
    <w:rsid w:val="003401F7"/>
    <w:rsid w:val="00380B7F"/>
    <w:rsid w:val="00391033"/>
    <w:rsid w:val="00391257"/>
    <w:rsid w:val="00396509"/>
    <w:rsid w:val="003B4D96"/>
    <w:rsid w:val="003B5D5D"/>
    <w:rsid w:val="003C3A7A"/>
    <w:rsid w:val="003E25C7"/>
    <w:rsid w:val="003F0CA7"/>
    <w:rsid w:val="003F71C2"/>
    <w:rsid w:val="00416224"/>
    <w:rsid w:val="00425962"/>
    <w:rsid w:val="00435217"/>
    <w:rsid w:val="00440000"/>
    <w:rsid w:val="00445B05"/>
    <w:rsid w:val="00454A6F"/>
    <w:rsid w:val="0045604E"/>
    <w:rsid w:val="00461FDC"/>
    <w:rsid w:val="0046215D"/>
    <w:rsid w:val="00463CAC"/>
    <w:rsid w:val="00471D70"/>
    <w:rsid w:val="00475966"/>
    <w:rsid w:val="00476C2E"/>
    <w:rsid w:val="004822BA"/>
    <w:rsid w:val="004A3472"/>
    <w:rsid w:val="004B2E48"/>
    <w:rsid w:val="004B42ED"/>
    <w:rsid w:val="004B43EE"/>
    <w:rsid w:val="004D1FE5"/>
    <w:rsid w:val="004D5B77"/>
    <w:rsid w:val="004E581B"/>
    <w:rsid w:val="004F6CDE"/>
    <w:rsid w:val="00501BBF"/>
    <w:rsid w:val="00502923"/>
    <w:rsid w:val="00506862"/>
    <w:rsid w:val="005076C0"/>
    <w:rsid w:val="005129F5"/>
    <w:rsid w:val="00533F58"/>
    <w:rsid w:val="005363C2"/>
    <w:rsid w:val="005566EA"/>
    <w:rsid w:val="00557ACF"/>
    <w:rsid w:val="00566D0E"/>
    <w:rsid w:val="00567579"/>
    <w:rsid w:val="0057075D"/>
    <w:rsid w:val="005776C7"/>
    <w:rsid w:val="005855E6"/>
    <w:rsid w:val="005938FE"/>
    <w:rsid w:val="005947B3"/>
    <w:rsid w:val="00596B18"/>
    <w:rsid w:val="005B6DBE"/>
    <w:rsid w:val="005D6F94"/>
    <w:rsid w:val="005F2F98"/>
    <w:rsid w:val="005F7F2B"/>
    <w:rsid w:val="0060672E"/>
    <w:rsid w:val="00635EC9"/>
    <w:rsid w:val="00641655"/>
    <w:rsid w:val="006455F2"/>
    <w:rsid w:val="00671153"/>
    <w:rsid w:val="00683211"/>
    <w:rsid w:val="00683B8D"/>
    <w:rsid w:val="00686B1F"/>
    <w:rsid w:val="006940B3"/>
    <w:rsid w:val="00695090"/>
    <w:rsid w:val="006968C0"/>
    <w:rsid w:val="006A29D7"/>
    <w:rsid w:val="006B7462"/>
    <w:rsid w:val="006B75BC"/>
    <w:rsid w:val="006C1C65"/>
    <w:rsid w:val="006D2D97"/>
    <w:rsid w:val="006E3C22"/>
    <w:rsid w:val="00707ABE"/>
    <w:rsid w:val="00717E76"/>
    <w:rsid w:val="00720016"/>
    <w:rsid w:val="00736B0A"/>
    <w:rsid w:val="00740E73"/>
    <w:rsid w:val="00745E2C"/>
    <w:rsid w:val="00751671"/>
    <w:rsid w:val="00754F81"/>
    <w:rsid w:val="007560A6"/>
    <w:rsid w:val="00761C75"/>
    <w:rsid w:val="00765B30"/>
    <w:rsid w:val="00772F34"/>
    <w:rsid w:val="0077404B"/>
    <w:rsid w:val="007779F7"/>
    <w:rsid w:val="00780608"/>
    <w:rsid w:val="00790A3E"/>
    <w:rsid w:val="00793094"/>
    <w:rsid w:val="0079309B"/>
    <w:rsid w:val="00795B72"/>
    <w:rsid w:val="007B270C"/>
    <w:rsid w:val="007B65A3"/>
    <w:rsid w:val="007D022D"/>
    <w:rsid w:val="007E548B"/>
    <w:rsid w:val="007E7ECA"/>
    <w:rsid w:val="007F57E4"/>
    <w:rsid w:val="007F6241"/>
    <w:rsid w:val="00810094"/>
    <w:rsid w:val="00811460"/>
    <w:rsid w:val="00812447"/>
    <w:rsid w:val="008305B1"/>
    <w:rsid w:val="00841542"/>
    <w:rsid w:val="00854F90"/>
    <w:rsid w:val="00855A62"/>
    <w:rsid w:val="00857F4A"/>
    <w:rsid w:val="00866C27"/>
    <w:rsid w:val="0087510E"/>
    <w:rsid w:val="00891BF5"/>
    <w:rsid w:val="00896049"/>
    <w:rsid w:val="008A5FE4"/>
    <w:rsid w:val="008C0894"/>
    <w:rsid w:val="008E4635"/>
    <w:rsid w:val="008F02A1"/>
    <w:rsid w:val="008F173A"/>
    <w:rsid w:val="008F5558"/>
    <w:rsid w:val="009157F8"/>
    <w:rsid w:val="00916437"/>
    <w:rsid w:val="00917C0E"/>
    <w:rsid w:val="00924DC7"/>
    <w:rsid w:val="009414C9"/>
    <w:rsid w:val="009533B3"/>
    <w:rsid w:val="00980EEB"/>
    <w:rsid w:val="009843EF"/>
    <w:rsid w:val="009C5ADD"/>
    <w:rsid w:val="009E0B3A"/>
    <w:rsid w:val="009E40DF"/>
    <w:rsid w:val="009F00B6"/>
    <w:rsid w:val="009F13D4"/>
    <w:rsid w:val="00A063BD"/>
    <w:rsid w:val="00A113BB"/>
    <w:rsid w:val="00A11C70"/>
    <w:rsid w:val="00A23064"/>
    <w:rsid w:val="00A3127F"/>
    <w:rsid w:val="00A33411"/>
    <w:rsid w:val="00A4529F"/>
    <w:rsid w:val="00A5621D"/>
    <w:rsid w:val="00A75A9C"/>
    <w:rsid w:val="00A77B69"/>
    <w:rsid w:val="00A93694"/>
    <w:rsid w:val="00A95A39"/>
    <w:rsid w:val="00A96EA9"/>
    <w:rsid w:val="00AA5250"/>
    <w:rsid w:val="00AB16C5"/>
    <w:rsid w:val="00AB4E26"/>
    <w:rsid w:val="00AB5FB4"/>
    <w:rsid w:val="00AB7839"/>
    <w:rsid w:val="00AC3665"/>
    <w:rsid w:val="00AC51BE"/>
    <w:rsid w:val="00AC578D"/>
    <w:rsid w:val="00AD03FF"/>
    <w:rsid w:val="00AD38E1"/>
    <w:rsid w:val="00AE3387"/>
    <w:rsid w:val="00AF13F9"/>
    <w:rsid w:val="00AF2979"/>
    <w:rsid w:val="00AF2CAC"/>
    <w:rsid w:val="00AF5363"/>
    <w:rsid w:val="00B06BC9"/>
    <w:rsid w:val="00B12161"/>
    <w:rsid w:val="00B1511B"/>
    <w:rsid w:val="00B2257A"/>
    <w:rsid w:val="00B3035C"/>
    <w:rsid w:val="00B426E3"/>
    <w:rsid w:val="00B50240"/>
    <w:rsid w:val="00B6218B"/>
    <w:rsid w:val="00B71872"/>
    <w:rsid w:val="00B75426"/>
    <w:rsid w:val="00B84815"/>
    <w:rsid w:val="00B93B51"/>
    <w:rsid w:val="00B972D7"/>
    <w:rsid w:val="00BA2931"/>
    <w:rsid w:val="00BA5585"/>
    <w:rsid w:val="00BA6C47"/>
    <w:rsid w:val="00BA6EEB"/>
    <w:rsid w:val="00BB09AE"/>
    <w:rsid w:val="00BB4D30"/>
    <w:rsid w:val="00BC26A5"/>
    <w:rsid w:val="00BC43D1"/>
    <w:rsid w:val="00BD5E92"/>
    <w:rsid w:val="00BF02D0"/>
    <w:rsid w:val="00BF35FB"/>
    <w:rsid w:val="00C05525"/>
    <w:rsid w:val="00C14252"/>
    <w:rsid w:val="00C205D1"/>
    <w:rsid w:val="00C2744A"/>
    <w:rsid w:val="00C34942"/>
    <w:rsid w:val="00C5782A"/>
    <w:rsid w:val="00C57A93"/>
    <w:rsid w:val="00C618EA"/>
    <w:rsid w:val="00C7245F"/>
    <w:rsid w:val="00C74CC6"/>
    <w:rsid w:val="00C835C0"/>
    <w:rsid w:val="00C95D57"/>
    <w:rsid w:val="00C97797"/>
    <w:rsid w:val="00CA0038"/>
    <w:rsid w:val="00CC3588"/>
    <w:rsid w:val="00CD1F89"/>
    <w:rsid w:val="00CD2665"/>
    <w:rsid w:val="00CD3CC6"/>
    <w:rsid w:val="00CD4DB9"/>
    <w:rsid w:val="00CE17EC"/>
    <w:rsid w:val="00CE60E2"/>
    <w:rsid w:val="00CE6504"/>
    <w:rsid w:val="00D067BC"/>
    <w:rsid w:val="00D10101"/>
    <w:rsid w:val="00D26C5B"/>
    <w:rsid w:val="00D27A48"/>
    <w:rsid w:val="00D50D14"/>
    <w:rsid w:val="00D53498"/>
    <w:rsid w:val="00D566EC"/>
    <w:rsid w:val="00D8350E"/>
    <w:rsid w:val="00D87B74"/>
    <w:rsid w:val="00DC4DAC"/>
    <w:rsid w:val="00DD5434"/>
    <w:rsid w:val="00DF282E"/>
    <w:rsid w:val="00E14C32"/>
    <w:rsid w:val="00E2083E"/>
    <w:rsid w:val="00E2525C"/>
    <w:rsid w:val="00E470A0"/>
    <w:rsid w:val="00E512D6"/>
    <w:rsid w:val="00E61B62"/>
    <w:rsid w:val="00E74233"/>
    <w:rsid w:val="00E93085"/>
    <w:rsid w:val="00EA125A"/>
    <w:rsid w:val="00EA6A9F"/>
    <w:rsid w:val="00EA729D"/>
    <w:rsid w:val="00EB69BD"/>
    <w:rsid w:val="00EC224E"/>
    <w:rsid w:val="00ED30E3"/>
    <w:rsid w:val="00ED3D88"/>
    <w:rsid w:val="00ED4231"/>
    <w:rsid w:val="00EF5F07"/>
    <w:rsid w:val="00F00DE5"/>
    <w:rsid w:val="00F01305"/>
    <w:rsid w:val="00F06DD9"/>
    <w:rsid w:val="00F07655"/>
    <w:rsid w:val="00F145D1"/>
    <w:rsid w:val="00F241E1"/>
    <w:rsid w:val="00F569DE"/>
    <w:rsid w:val="00F86591"/>
    <w:rsid w:val="00F95E65"/>
    <w:rsid w:val="00FA59AF"/>
    <w:rsid w:val="00FB47F0"/>
    <w:rsid w:val="00FC4B2A"/>
    <w:rsid w:val="00FE3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4F017"/>
  <w15:chartTrackingRefBased/>
  <w15:docId w15:val="{A23AD045-F622-40C5-BEDB-55CC19EAB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000"/>
    <w:rPr>
      <w:rFonts w:eastAsiaTheme="majorEastAsia" w:cstheme="majorBidi"/>
      <w:color w:val="272727" w:themeColor="text1" w:themeTint="D8"/>
    </w:rPr>
  </w:style>
  <w:style w:type="paragraph" w:styleId="Title">
    <w:name w:val="Title"/>
    <w:basedOn w:val="Normal"/>
    <w:next w:val="Normal"/>
    <w:link w:val="TitleChar"/>
    <w:uiPriority w:val="10"/>
    <w:qFormat/>
    <w:rsid w:val="0044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000"/>
    <w:pPr>
      <w:spacing w:before="160"/>
      <w:jc w:val="center"/>
    </w:pPr>
    <w:rPr>
      <w:i/>
      <w:iCs/>
      <w:color w:val="404040" w:themeColor="text1" w:themeTint="BF"/>
    </w:rPr>
  </w:style>
  <w:style w:type="character" w:customStyle="1" w:styleId="QuoteChar">
    <w:name w:val="Quote Char"/>
    <w:basedOn w:val="DefaultParagraphFont"/>
    <w:link w:val="Quote"/>
    <w:uiPriority w:val="29"/>
    <w:rsid w:val="00440000"/>
    <w:rPr>
      <w:i/>
      <w:iCs/>
      <w:color w:val="404040" w:themeColor="text1" w:themeTint="BF"/>
    </w:rPr>
  </w:style>
  <w:style w:type="paragraph" w:styleId="ListParagraph">
    <w:name w:val="List Paragraph"/>
    <w:basedOn w:val="Normal"/>
    <w:uiPriority w:val="34"/>
    <w:qFormat/>
    <w:rsid w:val="00440000"/>
    <w:pPr>
      <w:ind w:left="720"/>
      <w:contextualSpacing/>
    </w:pPr>
  </w:style>
  <w:style w:type="character" w:styleId="IntenseEmphasis">
    <w:name w:val="Intense Emphasis"/>
    <w:basedOn w:val="DefaultParagraphFont"/>
    <w:uiPriority w:val="21"/>
    <w:qFormat/>
    <w:rsid w:val="00440000"/>
    <w:rPr>
      <w:i/>
      <w:iCs/>
      <w:color w:val="0F4761" w:themeColor="accent1" w:themeShade="BF"/>
    </w:rPr>
  </w:style>
  <w:style w:type="paragraph" w:styleId="IntenseQuote">
    <w:name w:val="Intense Quote"/>
    <w:basedOn w:val="Normal"/>
    <w:next w:val="Normal"/>
    <w:link w:val="IntenseQuoteChar"/>
    <w:uiPriority w:val="30"/>
    <w:qFormat/>
    <w:rsid w:val="0044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000"/>
    <w:rPr>
      <w:i/>
      <w:iCs/>
      <w:color w:val="0F4761" w:themeColor="accent1" w:themeShade="BF"/>
    </w:rPr>
  </w:style>
  <w:style w:type="character" w:styleId="IntenseReference">
    <w:name w:val="Intense Reference"/>
    <w:basedOn w:val="DefaultParagraphFont"/>
    <w:uiPriority w:val="32"/>
    <w:qFormat/>
    <w:rsid w:val="00440000"/>
    <w:rPr>
      <w:b/>
      <w:bCs/>
      <w:smallCaps/>
      <w:color w:val="0F4761" w:themeColor="accent1" w:themeShade="BF"/>
      <w:spacing w:val="5"/>
    </w:rPr>
  </w:style>
  <w:style w:type="paragraph" w:styleId="Header">
    <w:name w:val="header"/>
    <w:basedOn w:val="Normal"/>
    <w:link w:val="HeaderChar"/>
    <w:uiPriority w:val="99"/>
    <w:unhideWhenUsed/>
    <w:rsid w:val="00566D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D0E"/>
  </w:style>
  <w:style w:type="paragraph" w:styleId="Footer">
    <w:name w:val="footer"/>
    <w:basedOn w:val="Normal"/>
    <w:link w:val="FooterChar"/>
    <w:uiPriority w:val="99"/>
    <w:unhideWhenUsed/>
    <w:rsid w:val="00566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686</TotalTime>
  <Pages>23</Pages>
  <Words>1497</Words>
  <Characters>8533</Characters>
  <Application>Microsoft Office Word</Application>
  <DocSecurity>0</DocSecurity>
  <Lines>71</Lines>
  <Paragraphs>20</Paragraphs>
  <ScaleCrop>false</ScaleCrop>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 Hari</dc:creator>
  <cp:keywords/>
  <dc:description/>
  <cp:lastModifiedBy>Haritha Hari</cp:lastModifiedBy>
  <cp:revision>302</cp:revision>
  <dcterms:created xsi:type="dcterms:W3CDTF">2026-09-03T05:09:00Z</dcterms:created>
  <dcterms:modified xsi:type="dcterms:W3CDTF">2026-09-06T18:44:00Z</dcterms:modified>
</cp:coreProperties>
</file>